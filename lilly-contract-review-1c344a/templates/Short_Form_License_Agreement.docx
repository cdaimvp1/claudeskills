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F548A" w14:textId="6EE08B43" w:rsidR="00112A1C" w:rsidRDefault="00112A1C">
      <w:pPr>
        <w:pStyle w:val="Heading1"/>
        <w:keepNext w:val="0"/>
        <w:keepLines w:val="0"/>
        <w:pageBreakBefore/>
      </w:pPr>
      <w:del w:id="0" w:author="Marcia A Hakala" w:date="2024-02-29T13:01:00Z">
        <w:r w:rsidDel="00836254">
          <w:delText>Non-HCP Consulting</w:delText>
        </w:r>
      </w:del>
      <w:r>
        <w:t xml:space="preserve"> </w:t>
      </w:r>
      <w:ins w:id="1" w:author="Marcia A Hakala" w:date="2024-02-29T13:03:00Z">
        <w:r w:rsidR="00B36FC6">
          <w:t xml:space="preserve">Learning And Development </w:t>
        </w:r>
      </w:ins>
      <w:r>
        <w:t>Services Agreement</w:t>
      </w:r>
    </w:p>
    <w:p w14:paraId="502B3555" w14:textId="77777777" w:rsidR="00112A1C" w:rsidRDefault="00112A1C" w:rsidP="0055079A">
      <w:pPr>
        <w:pStyle w:val="Heading3"/>
        <w:ind w:hanging="1620"/>
        <w:jc w:val="both"/>
        <w:pPrChange w:id="2" w:author="Marcia A Hakala" w:date="2024-02-29T13:30:00Z">
          <w:pPr>
            <w:pStyle w:val="Heading3"/>
            <w:ind w:hanging="1620"/>
          </w:pPr>
        </w:pPrChange>
      </w:pPr>
      <w:bookmarkStart w:id="3" w:name="_Ref72298981"/>
      <w:bookmarkStart w:id="4" w:name="_Ref72299019"/>
      <w:bookmarkStart w:id="5" w:name="_Ref72299024"/>
      <w:bookmarkStart w:id="6" w:name="_Ref72569839"/>
      <w:r>
        <w:t>Parties</w:t>
      </w:r>
      <w:bookmarkEnd w:id="3"/>
      <w:bookmarkEnd w:id="4"/>
      <w:bookmarkEnd w:id="5"/>
      <w:bookmarkEnd w:id="6"/>
      <w:r>
        <w:t>; Defined Terms</w:t>
      </w:r>
    </w:p>
    <w:p w14:paraId="24A9D9D1" w14:textId="146209AD" w:rsidR="00112A1C" w:rsidRDefault="00112A1C" w:rsidP="0055079A">
      <w:pPr>
        <w:pStyle w:val="Heading5"/>
        <w:ind w:left="449" w:hanging="449"/>
        <w:jc w:val="both"/>
        <w:pPrChange w:id="7" w:author="Marcia A Hakala" w:date="2024-02-29T13:30:00Z">
          <w:pPr>
            <w:pStyle w:val="Heading5"/>
            <w:ind w:left="449" w:hanging="449"/>
          </w:pPr>
        </w:pPrChange>
      </w:pPr>
      <w:bookmarkStart w:id="8" w:name="_Ref72569846"/>
      <w:bookmarkStart w:id="9" w:name="_Ref73235192"/>
      <w:r>
        <w:t xml:space="preserve">This </w:t>
      </w:r>
      <w:ins w:id="10" w:author="Marcia A Hakala" w:date="2024-02-29T13:08:00Z">
        <w:r w:rsidR="001A161A">
          <w:t xml:space="preserve">Learning and Development </w:t>
        </w:r>
      </w:ins>
      <w:del w:id="11" w:author="Marcia A Hakala" w:date="2024-02-29T13:02:00Z">
        <w:r w:rsidR="0047281C" w:rsidDel="00257CFD">
          <w:delText xml:space="preserve">Non-HCP Consulting </w:delText>
        </w:r>
      </w:del>
      <w:r w:rsidR="0047281C">
        <w:t>Services</w:t>
      </w:r>
      <w:r>
        <w:t xml:space="preserve"> </w:t>
      </w:r>
      <w:bookmarkStart w:id="12" w:name="_Ref58303280"/>
      <w:bookmarkEnd w:id="8"/>
      <w:r>
        <w:t xml:space="preserve">Agreement </w:t>
      </w:r>
      <w:r w:rsidR="0047281C">
        <w:t xml:space="preserve">(“Agreement”) is </w:t>
      </w:r>
      <w:r>
        <w:t>between Eli Lilly and Company</w:t>
      </w:r>
      <w:bookmarkEnd w:id="12"/>
      <w:r>
        <w:t xml:space="preserve">, </w:t>
      </w:r>
      <w:bookmarkStart w:id="13" w:name="_Ref58303523"/>
      <w:r>
        <w:t>an Indiana corporation</w:t>
      </w:r>
      <w:bookmarkEnd w:id="13"/>
      <w:r>
        <w:t xml:space="preserve"> (</w:t>
      </w:r>
      <w:ins w:id="14" w:author="Marcia A Hakala" w:date="2024-02-29T13:14:00Z">
        <w:r w:rsidR="00C13F60">
          <w:t>“</w:t>
        </w:r>
      </w:ins>
      <w:del w:id="15" w:author="Marcia A Hakala" w:date="2024-02-29T13:14:00Z">
        <w:r w:rsidDel="00C13F60">
          <w:delText>"</w:delText>
        </w:r>
      </w:del>
      <w:r>
        <w:t>Lilly</w:t>
      </w:r>
      <w:ins w:id="16" w:author="Marcia A Hakala" w:date="2024-02-29T13:14:00Z">
        <w:r w:rsidR="00C13F60">
          <w:t>”</w:t>
        </w:r>
      </w:ins>
      <w:del w:id="17" w:author="Marcia A Hakala" w:date="2024-02-29T13:14:00Z">
        <w:r w:rsidDel="00C13F60">
          <w:delText>"</w:delText>
        </w:r>
      </w:del>
      <w:r>
        <w:t xml:space="preserve">) and </w:t>
      </w:r>
      <w:r w:rsidR="0047281C" w:rsidRPr="0047281C">
        <w:rPr>
          <w:highlight w:val="yellow"/>
        </w:rPr>
        <w:t>______________________</w:t>
      </w:r>
      <w:r w:rsidR="0047281C">
        <w:t xml:space="preserve"> </w:t>
      </w:r>
      <w:r w:rsidRPr="001A5D15">
        <w:t>(</w:t>
      </w:r>
      <w:ins w:id="18" w:author="Marcia A Hakala" w:date="2024-02-29T13:14:00Z">
        <w:r w:rsidR="00C13F60">
          <w:t>“</w:t>
        </w:r>
      </w:ins>
      <w:del w:id="19" w:author="Marcia A Hakala" w:date="2024-02-29T13:14:00Z">
        <w:r w:rsidRPr="001A5D15" w:rsidDel="00C13F60">
          <w:delText>"</w:delText>
        </w:r>
      </w:del>
      <w:r>
        <w:t>Seller</w:t>
      </w:r>
      <w:ins w:id="20" w:author="Marcia A Hakala" w:date="2024-02-29T13:14:00Z">
        <w:r w:rsidR="00C13F60">
          <w:t>”</w:t>
        </w:r>
      </w:ins>
      <w:del w:id="21" w:author="Marcia A Hakala" w:date="2024-02-29T13:14:00Z">
        <w:r w:rsidDel="00C13F60">
          <w:delText>"</w:delText>
        </w:r>
      </w:del>
      <w:r>
        <w:t xml:space="preserve">), hereafter collectively or individually referred to as “Parties” or a “Party” to the Agreement.  The Agreement incorporates Lilly’s Purchase Order Terms and Conditions (“Terms”) that may be found at </w:t>
      </w:r>
      <w:r w:rsidR="00000000">
        <w:fldChar w:fldCharType="begin"/>
      </w:r>
      <w:r w:rsidR="00000000">
        <w:instrText>HYPERLINK "https://www.lilly.com/suppliers/accounts-payable/POTerms-and-Conditions"</w:instrText>
      </w:r>
      <w:r w:rsidR="00000000">
        <w:fldChar w:fldCharType="separate"/>
      </w:r>
      <w:r w:rsidR="00D7322C" w:rsidRPr="002D6291">
        <w:rPr>
          <w:rStyle w:val="Hyperlink"/>
        </w:rPr>
        <w:t>https://www.lilly.com/suppliers/accounts-payable/POTerms-and-Conditions</w:t>
      </w:r>
      <w:r w:rsidR="00000000">
        <w:rPr>
          <w:rStyle w:val="Hyperlink"/>
        </w:rPr>
        <w:fldChar w:fldCharType="end"/>
      </w:r>
      <w:r>
        <w:t xml:space="preserve">.   </w:t>
      </w:r>
      <w:r>
        <w:rPr>
          <w:bCs/>
        </w:rPr>
        <w:t xml:space="preserve">If there is any conflict between the </w:t>
      </w:r>
      <w:r>
        <w:t xml:space="preserve">Terms </w:t>
      </w:r>
      <w:r>
        <w:rPr>
          <w:bCs/>
        </w:rPr>
        <w:t xml:space="preserve">and </w:t>
      </w:r>
      <w:r w:rsidR="0047281C">
        <w:rPr>
          <w:bCs/>
        </w:rPr>
        <w:t xml:space="preserve">the </w:t>
      </w:r>
      <w:r w:rsidR="00000AAC">
        <w:rPr>
          <w:bCs/>
        </w:rPr>
        <w:t xml:space="preserve">terms set forth in the </w:t>
      </w:r>
      <w:r w:rsidR="0047281C">
        <w:rPr>
          <w:bCs/>
        </w:rPr>
        <w:t>body of this Agreement</w:t>
      </w:r>
      <w:r>
        <w:rPr>
          <w:bCs/>
        </w:rPr>
        <w:t>, th</w:t>
      </w:r>
      <w:r w:rsidR="0047281C">
        <w:rPr>
          <w:bCs/>
        </w:rPr>
        <w:t xml:space="preserve">e </w:t>
      </w:r>
      <w:r w:rsidR="00000AAC">
        <w:rPr>
          <w:bCs/>
        </w:rPr>
        <w:t xml:space="preserve">terms set forth in the </w:t>
      </w:r>
      <w:r w:rsidR="0047281C">
        <w:rPr>
          <w:bCs/>
        </w:rPr>
        <w:t>body of this Agreement</w:t>
      </w:r>
      <w:r>
        <w:rPr>
          <w:bCs/>
        </w:rPr>
        <w:t xml:space="preserve"> shall govern.</w:t>
      </w:r>
      <w:r w:rsidR="00D7322C">
        <w:rPr>
          <w:bCs/>
        </w:rPr>
        <w:t xml:space="preserve"> </w:t>
      </w:r>
    </w:p>
    <w:p w14:paraId="2315FBE6" w14:textId="77777777" w:rsidR="0047281C" w:rsidRDefault="00112A1C" w:rsidP="0055079A">
      <w:pPr>
        <w:pStyle w:val="Heading5"/>
        <w:tabs>
          <w:tab w:val="left" w:pos="720"/>
        </w:tabs>
        <w:ind w:left="720"/>
        <w:jc w:val="both"/>
        <w:pPrChange w:id="22" w:author="Marcia A Hakala" w:date="2024-02-29T13:30:00Z">
          <w:pPr>
            <w:pStyle w:val="Heading5"/>
            <w:tabs>
              <w:tab w:val="left" w:pos="720"/>
            </w:tabs>
            <w:ind w:left="720"/>
          </w:pPr>
        </w:pPrChange>
      </w:pPr>
      <w:r>
        <w:t xml:space="preserve">Other capitalized terms not defined in the Terms are as follows: </w:t>
      </w:r>
    </w:p>
    <w:p w14:paraId="1D6D5949" w14:textId="51148E6D" w:rsidR="0047281C" w:rsidRDefault="00151CA1" w:rsidP="0055079A">
      <w:pPr>
        <w:pStyle w:val="Heading5"/>
        <w:numPr>
          <w:ilvl w:val="5"/>
          <w:numId w:val="1"/>
        </w:numPr>
        <w:tabs>
          <w:tab w:val="left" w:pos="720"/>
        </w:tabs>
        <w:jc w:val="both"/>
        <w:pPrChange w:id="23" w:author="Marcia A Hakala" w:date="2024-02-29T13:30:00Z">
          <w:pPr>
            <w:pStyle w:val="Heading5"/>
            <w:numPr>
              <w:ilvl w:val="5"/>
            </w:numPr>
            <w:tabs>
              <w:tab w:val="clear" w:pos="432"/>
              <w:tab w:val="left" w:pos="720"/>
              <w:tab w:val="num" w:pos="1440"/>
            </w:tabs>
            <w:ind w:left="1440"/>
          </w:pPr>
        </w:pPrChange>
      </w:pPr>
      <w:ins w:id="24" w:author="Marcia A Hakala" w:date="2024-02-29T13:08:00Z">
        <w:r w:rsidRPr="00151CA1">
          <w:rPr>
            <w:b/>
            <w:bCs/>
            <w:rPrChange w:id="25" w:author="Marcia A Hakala" w:date="2024-02-29T13:08:00Z">
              <w:rPr/>
            </w:rPrChange>
          </w:rPr>
          <w:t>“</w:t>
        </w:r>
      </w:ins>
      <w:del w:id="26" w:author="Marcia A Hakala" w:date="2024-02-29T13:08:00Z">
        <w:r w:rsidR="00112A1C" w:rsidRPr="00151CA1" w:rsidDel="00151CA1">
          <w:rPr>
            <w:b/>
            <w:bCs/>
            <w:rPrChange w:id="27" w:author="Marcia A Hakala" w:date="2024-02-29T13:08:00Z">
              <w:rPr/>
            </w:rPrChange>
          </w:rPr>
          <w:delText>"</w:delText>
        </w:r>
      </w:del>
      <w:r w:rsidR="00112A1C" w:rsidRPr="00151CA1">
        <w:rPr>
          <w:b/>
          <w:bCs/>
          <w:rPrChange w:id="28" w:author="Marcia A Hakala" w:date="2024-02-29T13:08:00Z">
            <w:rPr/>
          </w:rPrChange>
        </w:rPr>
        <w:t>Agreement</w:t>
      </w:r>
      <w:ins w:id="29" w:author="Marcia A Hakala" w:date="2024-02-29T13:08:00Z">
        <w:r w:rsidRPr="00151CA1">
          <w:rPr>
            <w:b/>
            <w:bCs/>
            <w:rPrChange w:id="30" w:author="Marcia A Hakala" w:date="2024-02-29T13:08:00Z">
              <w:rPr/>
            </w:rPrChange>
          </w:rPr>
          <w:t>”</w:t>
        </w:r>
        <w:r>
          <w:t xml:space="preserve"> </w:t>
        </w:r>
      </w:ins>
      <w:del w:id="31" w:author="Marcia A Hakala" w:date="2024-02-29T13:08:00Z">
        <w:r w:rsidR="00112A1C" w:rsidDel="00151CA1">
          <w:delText xml:space="preserve">" </w:delText>
        </w:r>
      </w:del>
      <w:r w:rsidR="00112A1C">
        <w:t>means this document, all of its Exhibits attached hereto as well as the Terms.</w:t>
      </w:r>
    </w:p>
    <w:p w14:paraId="73D3DB72" w14:textId="2CDD1607" w:rsidR="00E33709" w:rsidRPr="00E33709" w:rsidRDefault="00112A1C" w:rsidP="0055079A">
      <w:pPr>
        <w:pStyle w:val="Heading6"/>
        <w:jc w:val="both"/>
        <w:rPr>
          <w:ins w:id="32" w:author="Marcia A Hakala" w:date="2024-02-29T13:17:00Z"/>
        </w:rPr>
        <w:pPrChange w:id="33" w:author="Marcia A Hakala" w:date="2024-02-29T13:30:00Z">
          <w:pPr>
            <w:pStyle w:val="Heading5"/>
            <w:numPr>
              <w:ilvl w:val="5"/>
            </w:numPr>
            <w:tabs>
              <w:tab w:val="clear" w:pos="432"/>
              <w:tab w:val="left" w:pos="720"/>
              <w:tab w:val="num" w:pos="1440"/>
            </w:tabs>
            <w:ind w:left="1440"/>
            <w:jc w:val="both"/>
          </w:pPr>
        </w:pPrChange>
      </w:pPr>
      <w:del w:id="34" w:author="Marcia A Hakala" w:date="2024-02-29T13:27:00Z">
        <w:r w:rsidRPr="00151CA1" w:rsidDel="00E44B30">
          <w:rPr>
            <w:b/>
            <w:rPrChange w:id="35" w:author="Marcia A Hakala" w:date="2024-02-29T13:08:00Z">
              <w:rPr/>
            </w:rPrChange>
          </w:rPr>
          <w:delText>“Compensation”</w:delText>
        </w:r>
        <w:r w:rsidDel="00E44B30">
          <w:delText xml:space="preserve"> means the amounts specified</w:delText>
        </w:r>
      </w:del>
      <w:del w:id="36" w:author="Marcia A Hakala" w:date="2024-02-29T13:24:00Z">
        <w:r w:rsidDel="009D72C3">
          <w:delText xml:space="preserve"> in </w:delText>
        </w:r>
      </w:del>
      <w:del w:id="37" w:author="Marcia A Hakala" w:date="2024-02-29T13:19:00Z">
        <w:r w:rsidDel="00C10EA0">
          <w:delText>the exhibit entitled Project Specifications and Compensation.  The Compensation is Seller's entire recompense for full performance of all of Seller's obligations under this Agreement, with no other amounts owed to Seller by Lilly for labor, materials, expenses, time of staff, overhead, profit, taxes, insurance, or other costs of furnishing or use by Lilly or its affiliates of the services or deliverables.</w:delText>
        </w:r>
      </w:del>
      <w:ins w:id="38" w:author="Marcia A Hakala" w:date="2024-02-29T13:25:00Z">
        <w:r w:rsidR="00DC51B3" w:rsidRPr="000D75B9">
          <w:rPr>
            <w:b/>
            <w:bCs w:val="0"/>
            <w:rPrChange w:id="39" w:author="Marcia A Hakala" w:date="2024-02-29T13:26:00Z">
              <w:rPr/>
            </w:rPrChange>
          </w:rPr>
          <w:t>“Work Order”</w:t>
        </w:r>
      </w:ins>
      <w:ins w:id="40" w:author="Marcia A Hakala" w:date="2024-02-29T13:26:00Z">
        <w:r w:rsidR="00DC51B3">
          <w:t xml:space="preserve"> is a contractual commitment </w:t>
        </w:r>
        <w:r w:rsidR="000D75B9">
          <w:t>executed or accepted by both Lilly and Seller that engages Seller to furnish Lilly specified services.</w:t>
        </w:r>
      </w:ins>
    </w:p>
    <w:p w14:paraId="3991D2E9" w14:textId="5DE9B386" w:rsidR="004F1237" w:rsidRPr="004F1237" w:rsidDel="00E948A1" w:rsidRDefault="004F1237" w:rsidP="0055079A">
      <w:pPr>
        <w:pStyle w:val="Heading6"/>
        <w:jc w:val="both"/>
        <w:rPr>
          <w:del w:id="41" w:author="Marcia A Hakala" w:date="2024-02-29T13:18:00Z"/>
        </w:rPr>
        <w:pPrChange w:id="42" w:author="Marcia A Hakala" w:date="2024-02-29T13:30:00Z">
          <w:pPr>
            <w:pStyle w:val="Heading5"/>
            <w:numPr>
              <w:ilvl w:val="5"/>
            </w:numPr>
            <w:tabs>
              <w:tab w:val="clear" w:pos="432"/>
              <w:tab w:val="left" w:pos="720"/>
              <w:tab w:val="num" w:pos="1440"/>
            </w:tabs>
            <w:ind w:left="1440"/>
          </w:pPr>
        </w:pPrChange>
      </w:pPr>
    </w:p>
    <w:p w14:paraId="31600240" w14:textId="77777777" w:rsidR="00112A1C" w:rsidRDefault="00112A1C" w:rsidP="0055079A">
      <w:pPr>
        <w:pStyle w:val="Heading3"/>
        <w:ind w:hanging="1620"/>
        <w:jc w:val="both"/>
        <w:pPrChange w:id="43" w:author="Marcia A Hakala" w:date="2024-02-29T13:30:00Z">
          <w:pPr>
            <w:pStyle w:val="Heading3"/>
            <w:ind w:hanging="1620"/>
          </w:pPr>
        </w:pPrChange>
      </w:pPr>
      <w:bookmarkStart w:id="44" w:name="_Ref73172801"/>
      <w:bookmarkEnd w:id="9"/>
      <w:r>
        <w:t>Compensation</w:t>
      </w:r>
    </w:p>
    <w:p w14:paraId="4B431BBA" w14:textId="7D7F4F55" w:rsidR="00112A1C" w:rsidRDefault="00E4320B" w:rsidP="0055079A">
      <w:pPr>
        <w:pStyle w:val="Heading5"/>
        <w:numPr>
          <w:ilvl w:val="0"/>
          <w:numId w:val="0"/>
        </w:numPr>
        <w:tabs>
          <w:tab w:val="left" w:pos="720"/>
        </w:tabs>
        <w:ind w:left="432" w:hanging="432"/>
        <w:jc w:val="both"/>
        <w:pPrChange w:id="45" w:author="Marcia A Hakala" w:date="2024-02-29T13:30:00Z">
          <w:pPr>
            <w:pStyle w:val="Heading5"/>
            <w:numPr>
              <w:ilvl w:val="0"/>
              <w:numId w:val="0"/>
            </w:numPr>
            <w:tabs>
              <w:tab w:val="clear" w:pos="432"/>
              <w:tab w:val="left" w:pos="720"/>
            </w:tabs>
            <w:ind w:left="432" w:hanging="432"/>
          </w:pPr>
        </w:pPrChange>
      </w:pPr>
      <w:r>
        <w:t>2.1</w:t>
      </w:r>
      <w:r>
        <w:tab/>
      </w:r>
      <w:r w:rsidR="00112A1C">
        <w:t xml:space="preserve">The Compensation is Seller's entire recompense for full performance of all of Seller's obligations under this Agreement, with no other amounts owed to Seller by Lilly for labor, materials, expenses, time of staff, overhead, profit, taxes, insurance, or other costs of furnishing or use by Lilly or its Affiliates of the services or deliverables.  </w:t>
      </w:r>
      <w:r w:rsidR="007526BE" w:rsidRPr="00840762">
        <w:rPr>
          <w:szCs w:val="22"/>
        </w:rPr>
        <w:t xml:space="preserve">The Compensation is </w:t>
      </w:r>
      <w:r w:rsidR="007526BE">
        <w:rPr>
          <w:szCs w:val="22"/>
        </w:rPr>
        <w:t xml:space="preserve">as </w:t>
      </w:r>
      <w:r w:rsidR="007526BE" w:rsidRPr="00840762">
        <w:rPr>
          <w:szCs w:val="22"/>
        </w:rPr>
        <w:t xml:space="preserve">stated in Exhibit </w:t>
      </w:r>
      <w:r w:rsidR="007526BE">
        <w:rPr>
          <w:szCs w:val="22"/>
        </w:rPr>
        <w:t>A</w:t>
      </w:r>
      <w:ins w:id="46" w:author="Marcia A Hakala" w:date="2024-02-29T13:28:00Z">
        <w:r w:rsidR="00837735">
          <w:rPr>
            <w:szCs w:val="22"/>
          </w:rPr>
          <w:t>, or the applicable Work Order</w:t>
        </w:r>
      </w:ins>
      <w:r w:rsidR="007526BE" w:rsidRPr="00840762">
        <w:rPr>
          <w:szCs w:val="22"/>
        </w:rPr>
        <w:t xml:space="preserve"> and the</w:t>
      </w:r>
      <w:r w:rsidR="007526BE">
        <w:rPr>
          <w:szCs w:val="22"/>
        </w:rPr>
        <w:t xml:space="preserve"> Expense Reimbursement Standard published at: </w:t>
      </w:r>
      <w:r w:rsidR="00000000">
        <w:fldChar w:fldCharType="begin"/>
      </w:r>
      <w:r w:rsidR="00000000">
        <w:instrText>HYPERLINK "https://www.lilly.com/suppliers/supplier-resources"</w:instrText>
      </w:r>
      <w:r w:rsidR="00000000">
        <w:fldChar w:fldCharType="separate"/>
      </w:r>
      <w:r w:rsidR="007526BE">
        <w:rPr>
          <w:rStyle w:val="Hyperlink"/>
        </w:rPr>
        <w:t>https://www.lilly.com/suppliers/supplier-resources</w:t>
      </w:r>
      <w:r w:rsidR="00000000">
        <w:rPr>
          <w:rStyle w:val="Hyperlink"/>
        </w:rPr>
        <w:fldChar w:fldCharType="end"/>
      </w:r>
      <w:r w:rsidR="007526BE" w:rsidRPr="00840762">
        <w:rPr>
          <w:szCs w:val="22"/>
        </w:rPr>
        <w:t xml:space="preserve">.   </w:t>
      </w:r>
    </w:p>
    <w:p w14:paraId="688B9D89" w14:textId="209EC944" w:rsidR="00112A1C" w:rsidDel="00135DDF" w:rsidRDefault="00E4320B" w:rsidP="0055079A">
      <w:pPr>
        <w:pStyle w:val="Heading3"/>
        <w:ind w:left="720"/>
        <w:jc w:val="both"/>
        <w:rPr>
          <w:del w:id="47" w:author="Marcia A Hakala" w:date="2024-02-29T13:10:00Z"/>
        </w:rPr>
        <w:pPrChange w:id="48" w:author="Marcia A Hakala" w:date="2024-02-29T13:30:00Z">
          <w:pPr>
            <w:pStyle w:val="Heading5"/>
            <w:numPr>
              <w:ilvl w:val="0"/>
              <w:numId w:val="0"/>
            </w:numPr>
            <w:tabs>
              <w:tab w:val="clear" w:pos="432"/>
              <w:tab w:val="left" w:pos="450"/>
            </w:tabs>
            <w:ind w:left="432" w:hanging="432"/>
          </w:pPr>
        </w:pPrChange>
      </w:pPr>
      <w:del w:id="49" w:author="Marcia A Hakala" w:date="2024-02-29T13:11:00Z">
        <w:r w:rsidDel="009E3AED">
          <w:delText>2.2</w:delText>
        </w:r>
        <w:r w:rsidDel="009E3AED">
          <w:tab/>
        </w:r>
      </w:del>
      <w:del w:id="50" w:author="Marcia A Hakala" w:date="2024-02-29T13:10:00Z">
        <w:r w:rsidR="00112A1C" w:rsidDel="00135DDF">
          <w:delText>The Project Specifications and Compensation exhibit may designate compensable workers and their corresponding hourly rates, but only if the Parties agree that the project requires the services of one or more workers.  No workers other than those listed in a The Project Specifications and Compensation exhibit are compensable.</w:delText>
        </w:r>
      </w:del>
    </w:p>
    <w:bookmarkEnd w:id="44"/>
    <w:p w14:paraId="4F279159" w14:textId="3539B241" w:rsidR="00112A1C" w:rsidDel="00135DDF" w:rsidRDefault="00E4320B" w:rsidP="0055079A">
      <w:pPr>
        <w:pStyle w:val="Heading3"/>
        <w:ind w:left="720"/>
        <w:jc w:val="both"/>
        <w:rPr>
          <w:del w:id="51" w:author="Marcia A Hakala" w:date="2024-02-29T13:10:00Z"/>
        </w:rPr>
        <w:pPrChange w:id="52" w:author="Marcia A Hakala" w:date="2024-02-29T13:30:00Z">
          <w:pPr>
            <w:pStyle w:val="Heading5"/>
            <w:numPr>
              <w:ilvl w:val="0"/>
              <w:numId w:val="0"/>
            </w:numPr>
            <w:tabs>
              <w:tab w:val="clear" w:pos="432"/>
            </w:tabs>
            <w:spacing w:after="0"/>
            <w:ind w:left="450" w:hanging="450"/>
          </w:pPr>
        </w:pPrChange>
      </w:pPr>
      <w:del w:id="53" w:author="Marcia A Hakala" w:date="2024-02-29T13:10:00Z">
        <w:r w:rsidDel="00135DDF">
          <w:delText>2.3</w:delText>
        </w:r>
        <w:r w:rsidDel="00135DDF">
          <w:tab/>
        </w:r>
        <w:r w:rsidR="00112A1C" w:rsidDel="00135DDF">
          <w:delText>The Project Specifications and Compensation exhibit may designate a fixed fee for all or any part of a project.  If so, the fixed fee will be Seller's entire Compensation for the complete performance (or relevant portion) of the project, except to the extent the Project Specifications and Compensation exhibit expressly provides for other Compensation.  By executing the Project Specifications and Compensation exhibit, Seller represents a good-faith belief and professional opinion that the project (or relevant part) can be fully performed for the fixed fee, that it has adequate information to form that belief and opinion, and that it accepts the risk that its own cost of performance may exceed the fixed fee.</w:delText>
        </w:r>
      </w:del>
    </w:p>
    <w:p w14:paraId="3BFFD17C" w14:textId="77777777" w:rsidR="00112A1C" w:rsidRDefault="00112A1C" w:rsidP="0055079A">
      <w:pPr>
        <w:pStyle w:val="Heading3"/>
        <w:ind w:left="720"/>
        <w:jc w:val="both"/>
        <w:pPrChange w:id="54" w:author="Marcia A Hakala" w:date="2024-02-29T13:30:00Z">
          <w:pPr>
            <w:pStyle w:val="Heading3"/>
            <w:ind w:hanging="1620"/>
          </w:pPr>
        </w:pPrChange>
      </w:pPr>
      <w:r>
        <w:t>Seller's Invoices</w:t>
      </w:r>
    </w:p>
    <w:p w14:paraId="601446D4" w14:textId="479B0470" w:rsidR="00112A1C" w:rsidDel="00AE4471" w:rsidRDefault="00E4320B" w:rsidP="0055079A">
      <w:pPr>
        <w:pStyle w:val="Heading5"/>
        <w:numPr>
          <w:ilvl w:val="0"/>
          <w:numId w:val="0"/>
        </w:numPr>
        <w:tabs>
          <w:tab w:val="left" w:pos="450"/>
          <w:tab w:val="left" w:pos="720"/>
        </w:tabs>
        <w:ind w:left="432" w:hanging="432"/>
        <w:jc w:val="both"/>
        <w:rPr>
          <w:del w:id="55" w:author="Marcia A Hakala" w:date="2024-02-29T13:12:00Z"/>
        </w:rPr>
        <w:pPrChange w:id="56" w:author="Marcia A Hakala" w:date="2024-02-29T13:30:00Z">
          <w:pPr>
            <w:pStyle w:val="Heading5"/>
            <w:numPr>
              <w:ilvl w:val="0"/>
              <w:numId w:val="0"/>
            </w:numPr>
            <w:tabs>
              <w:tab w:val="clear" w:pos="432"/>
              <w:tab w:val="left" w:pos="450"/>
              <w:tab w:val="left" w:pos="720"/>
            </w:tabs>
            <w:ind w:left="432" w:hanging="432"/>
          </w:pPr>
        </w:pPrChange>
      </w:pPr>
      <w:r>
        <w:t>3.1</w:t>
      </w:r>
      <w:r>
        <w:tab/>
      </w:r>
      <w:r w:rsidR="00112A1C" w:rsidRPr="00D03F3A">
        <w:rPr>
          <w:u w:val="single"/>
        </w:rPr>
        <w:t>Schedule</w:t>
      </w:r>
      <w:r w:rsidR="00112A1C">
        <w:t xml:space="preserve">.  </w:t>
      </w:r>
      <w:ins w:id="57" w:author="Marcia A Hakala" w:date="2024-02-29T13:12:00Z">
        <w:r w:rsidR="00AE4471">
          <w:t>S</w:t>
        </w:r>
      </w:ins>
      <w:ins w:id="58" w:author="Marcia A Hakala" w:date="2024-02-29T13:14:00Z">
        <w:r w:rsidR="00C13F60">
          <w:t>eller</w:t>
        </w:r>
      </w:ins>
      <w:ins w:id="59" w:author="Marcia A Hakala" w:date="2024-02-29T13:12:00Z">
        <w:r w:rsidR="00AE4471">
          <w:t xml:space="preserve"> will submit invoices per the sch</w:t>
        </w:r>
        <w:r w:rsidR="00BB0C5E">
          <w:t xml:space="preserve">edule set forth </w:t>
        </w:r>
      </w:ins>
      <w:ins w:id="60" w:author="Marcia A Hakala" w:date="2024-02-29T13:28:00Z">
        <w:r w:rsidR="00837735">
          <w:t>in Exhibit A, or</w:t>
        </w:r>
      </w:ins>
      <w:ins w:id="61" w:author="Marcia A Hakala" w:date="2024-02-29T13:12:00Z">
        <w:r w:rsidR="00BB0C5E">
          <w:t xml:space="preserve"> the </w:t>
        </w:r>
      </w:ins>
      <w:ins w:id="62" w:author="Marcia A Hakala" w:date="2024-02-29T13:28:00Z">
        <w:r w:rsidR="00837735">
          <w:t xml:space="preserve">applicable </w:t>
        </w:r>
      </w:ins>
      <w:ins w:id="63" w:author="Marcia A Hakala" w:date="2024-02-29T13:12:00Z">
        <w:r w:rsidR="00BB0C5E">
          <w:t xml:space="preserve">Work Order.  If the Work Order does not specify the invoice schedule, </w:t>
        </w:r>
      </w:ins>
      <w:ins w:id="64" w:author="Marcia A Hakala" w:date="2024-02-29T13:14:00Z">
        <w:r w:rsidR="00C13F60">
          <w:t>Seller</w:t>
        </w:r>
      </w:ins>
      <w:ins w:id="65" w:author="Marcia A Hakala" w:date="2024-02-29T13:12:00Z">
        <w:r w:rsidR="00BB0C5E">
          <w:t xml:space="preserve"> will submit invoices on a monthly basis for f</w:t>
        </w:r>
      </w:ins>
      <w:ins w:id="66" w:author="Marcia A Hakala" w:date="2024-02-29T13:13:00Z">
        <w:r w:rsidR="00BB0C5E">
          <w:t>ees and expenses incurred in the prior month.</w:t>
        </w:r>
      </w:ins>
      <w:del w:id="67" w:author="Marcia A Hakala" w:date="2024-02-29T13:12:00Z">
        <w:r w:rsidR="00112A1C" w:rsidDel="00AE4471">
          <w:delText>Except to the extent provided by the project specifications or the Compensation terms, Seller will submit invoices on the following schedule:</w:delText>
        </w:r>
      </w:del>
    </w:p>
    <w:p w14:paraId="04EE297B" w14:textId="461CC500" w:rsidR="00112A1C" w:rsidDel="00AE4471" w:rsidRDefault="00E4320B" w:rsidP="0055079A">
      <w:pPr>
        <w:pStyle w:val="Heading5"/>
        <w:numPr>
          <w:ilvl w:val="0"/>
          <w:numId w:val="0"/>
        </w:numPr>
        <w:tabs>
          <w:tab w:val="left" w:pos="450"/>
          <w:tab w:val="left" w:pos="720"/>
        </w:tabs>
        <w:ind w:left="432" w:hanging="432"/>
        <w:jc w:val="both"/>
        <w:rPr>
          <w:del w:id="68" w:author="Marcia A Hakala" w:date="2024-02-29T13:12:00Z"/>
        </w:rPr>
        <w:pPrChange w:id="69" w:author="Marcia A Hakala" w:date="2024-02-29T13:30:00Z">
          <w:pPr>
            <w:pStyle w:val="Heading7"/>
            <w:numPr>
              <w:ilvl w:val="0"/>
              <w:numId w:val="0"/>
            </w:numPr>
            <w:tabs>
              <w:tab w:val="clear" w:pos="2160"/>
              <w:tab w:val="left" w:pos="1440"/>
            </w:tabs>
            <w:ind w:left="864" w:hanging="864"/>
          </w:pPr>
        </w:pPrChange>
      </w:pPr>
      <w:del w:id="70" w:author="Marcia A Hakala" w:date="2024-02-29T13:12:00Z">
        <w:r w:rsidDel="00AE4471">
          <w:tab/>
          <w:delText>3.1.1</w:delText>
        </w:r>
        <w:r w:rsidDel="00AE4471">
          <w:tab/>
        </w:r>
        <w:r w:rsidR="00112A1C" w:rsidDel="00AE4471">
          <w:delText>For hourly fees, for unit-based fees, and for reimbursement of expenses:  once a month, as accrued or incurred.</w:delText>
        </w:r>
      </w:del>
    </w:p>
    <w:p w14:paraId="3FBA0DD4" w14:textId="1B1E56E7" w:rsidR="00112A1C" w:rsidRDefault="00E4320B" w:rsidP="0055079A">
      <w:pPr>
        <w:pStyle w:val="Heading5"/>
        <w:numPr>
          <w:ilvl w:val="0"/>
          <w:numId w:val="0"/>
        </w:numPr>
        <w:tabs>
          <w:tab w:val="left" w:pos="450"/>
          <w:tab w:val="left" w:pos="720"/>
        </w:tabs>
        <w:ind w:left="432" w:hanging="432"/>
        <w:jc w:val="both"/>
        <w:pPrChange w:id="71" w:author="Marcia A Hakala" w:date="2024-02-29T13:30:00Z">
          <w:pPr>
            <w:pStyle w:val="Heading7"/>
            <w:numPr>
              <w:ilvl w:val="0"/>
              <w:numId w:val="0"/>
            </w:numPr>
            <w:tabs>
              <w:tab w:val="clear" w:pos="2160"/>
              <w:tab w:val="left" w:pos="1440"/>
            </w:tabs>
            <w:ind w:left="864" w:hanging="54"/>
          </w:pPr>
        </w:pPrChange>
      </w:pPr>
      <w:del w:id="72" w:author="Marcia A Hakala" w:date="2024-02-29T13:12:00Z">
        <w:r w:rsidDel="00AE4471">
          <w:delText xml:space="preserve"> 3.1.2</w:delText>
        </w:r>
        <w:r w:rsidDel="00AE4471">
          <w:tab/>
        </w:r>
        <w:r w:rsidR="00112A1C" w:rsidDel="00AE4471">
          <w:delText>For fixed fees:  after Lilly has received and accepted all services and deliverables subject to the fixed fee.</w:delText>
        </w:r>
      </w:del>
    </w:p>
    <w:p w14:paraId="5FB1560E" w14:textId="35F208F2" w:rsidR="00112A1C" w:rsidRDefault="00E4320B" w:rsidP="0055079A">
      <w:pPr>
        <w:pStyle w:val="Heading5"/>
        <w:numPr>
          <w:ilvl w:val="0"/>
          <w:numId w:val="0"/>
        </w:numPr>
        <w:ind w:left="450" w:hanging="450"/>
        <w:jc w:val="both"/>
        <w:pPrChange w:id="73" w:author="Marcia A Hakala" w:date="2024-02-29T13:30:00Z">
          <w:pPr>
            <w:pStyle w:val="Heading5"/>
            <w:numPr>
              <w:ilvl w:val="0"/>
              <w:numId w:val="0"/>
            </w:numPr>
            <w:tabs>
              <w:tab w:val="clear" w:pos="432"/>
            </w:tabs>
            <w:ind w:left="450" w:hanging="450"/>
          </w:pPr>
        </w:pPrChange>
      </w:pPr>
      <w:r>
        <w:t>3.2</w:t>
      </w:r>
      <w:r>
        <w:tab/>
      </w:r>
      <w:r w:rsidR="00112A1C" w:rsidRPr="00D03F3A">
        <w:rPr>
          <w:u w:val="single"/>
        </w:rPr>
        <w:t>Form and Supplemental Information</w:t>
      </w:r>
      <w:r w:rsidR="00112A1C">
        <w:t>.  Each invoice must be submitted via Lilly’s web invoicing system and must comply with Lilly's standard forms and procedures (as changed from time to time) and published on the internet at</w:t>
      </w:r>
      <w:ins w:id="74" w:author="Marcia A Hakala" w:date="2024-02-29T14:36:00Z">
        <w:r w:rsidR="0078497D" w:rsidRPr="0078497D">
          <w:t xml:space="preserve"> </w:t>
        </w:r>
        <w:r w:rsidR="0078497D">
          <w:fldChar w:fldCharType="begin"/>
        </w:r>
      </w:ins>
      <w:ins w:id="75" w:author="Marcia A Hakala" w:date="2024-02-29T14:37:00Z">
        <w:r w:rsidR="0078497D">
          <w:instrText>HYPERLINK "https://www.lilly.com/suppliers/accounts-payable/new-and-existing-supplier-setup"</w:instrText>
        </w:r>
      </w:ins>
      <w:ins w:id="76" w:author="Marcia A Hakala" w:date="2024-02-29T14:36:00Z">
        <w:r w:rsidR="0078497D">
          <w:fldChar w:fldCharType="separate"/>
        </w:r>
      </w:ins>
      <w:ins w:id="77" w:author="Marcia A Hakala" w:date="2024-02-29T14:37:00Z">
        <w:r w:rsidR="0078497D">
          <w:rPr>
            <w:rStyle w:val="Hyperlink"/>
          </w:rPr>
          <w:t>https://www.lilly.com/suppliers/accounts-payable/new-and-existing-supplier-setup</w:t>
        </w:r>
      </w:ins>
      <w:ins w:id="78" w:author="Marcia A Hakala" w:date="2024-02-29T14:36:00Z">
        <w:r w:rsidR="0078497D">
          <w:fldChar w:fldCharType="end"/>
        </w:r>
      </w:ins>
      <w:del w:id="79" w:author="Marcia A Hakala" w:date="2024-02-29T14:36:00Z">
        <w:r w:rsidR="00112A1C" w:rsidDel="0078497D">
          <w:delText xml:space="preserve"> </w:delText>
        </w:r>
        <w:r w:rsidR="00000000" w:rsidDel="0078497D">
          <w:fldChar w:fldCharType="begin"/>
        </w:r>
        <w:r w:rsidR="00000000" w:rsidDel="0078497D">
          <w:delInstrText>HYPERLINK "https://www.lilly.com/suppliers/new-and-existing-suppliers/accounts-payable/invoicing-requirements"</w:delInstrText>
        </w:r>
        <w:r w:rsidR="00000000" w:rsidDel="0078497D">
          <w:fldChar w:fldCharType="separate"/>
        </w:r>
        <w:r w:rsidR="00112A1C" w:rsidDel="0078497D">
          <w:rPr>
            <w:rStyle w:val="Hyperlink"/>
          </w:rPr>
          <w:delText>https://www.lilly.com/suppliers/new-and-existing-suppliers/accounts-payable/invoicing-requirements</w:delText>
        </w:r>
        <w:r w:rsidR="00000000" w:rsidDel="0078497D">
          <w:rPr>
            <w:rStyle w:val="Hyperlink"/>
          </w:rPr>
          <w:fldChar w:fldCharType="end"/>
        </w:r>
      </w:del>
      <w:r w:rsidR="00112A1C">
        <w:t xml:space="preserve">  and with any specific requirements in this Agreement.  Each invoice will be accompanied by any information required by the Agreement or that Lilly may reasonably request</w:t>
      </w:r>
      <w:ins w:id="80" w:author="Marcia A Hakala" w:date="2024-02-29T13:13:00Z">
        <w:r w:rsidR="00C13F60">
          <w:t>.</w:t>
        </w:r>
      </w:ins>
      <w:del w:id="81" w:author="Marcia A Hakala" w:date="2024-02-29T13:13:00Z">
        <w:r w:rsidR="00112A1C" w:rsidDel="00C13F60">
          <w:delText>, including detailed information for any amounts of taxes Seller is collecting from Lilly.</w:delText>
        </w:r>
      </w:del>
    </w:p>
    <w:p w14:paraId="313F4156" w14:textId="260480CC" w:rsidR="00112A1C" w:rsidRDefault="00E4320B" w:rsidP="0055079A">
      <w:pPr>
        <w:pStyle w:val="Heading5"/>
        <w:numPr>
          <w:ilvl w:val="0"/>
          <w:numId w:val="0"/>
        </w:numPr>
        <w:tabs>
          <w:tab w:val="left" w:pos="450"/>
        </w:tabs>
        <w:ind w:left="450" w:hanging="450"/>
        <w:jc w:val="both"/>
        <w:rPr>
          <w:ins w:id="82" w:author="Marcia A Hakala" w:date="2024-02-29T14:03:00Z"/>
        </w:rPr>
      </w:pPr>
      <w:r>
        <w:t>3.3</w:t>
      </w:r>
      <w:r>
        <w:tab/>
      </w:r>
      <w:r w:rsidR="00112A1C" w:rsidRPr="00D03F3A">
        <w:rPr>
          <w:u w:val="single"/>
        </w:rPr>
        <w:t>Currency</w:t>
      </w:r>
      <w:r w:rsidR="00112A1C">
        <w:t>.  Invoices must be presented in the same currency as the corresponding purchase order</w:t>
      </w:r>
      <w:ins w:id="83" w:author="Marcia A Hakala" w:date="2024-02-29T13:13:00Z">
        <w:r w:rsidR="00C13F60">
          <w:t xml:space="preserve"> and payment will be made in the currency of the corresponding purchase order.</w:t>
        </w:r>
      </w:ins>
      <w:del w:id="84" w:author="Marcia A Hakala" w:date="2024-02-29T13:13:00Z">
        <w:r w:rsidR="00112A1C" w:rsidDel="00C13F60">
          <w:delText>.</w:delText>
        </w:r>
      </w:del>
    </w:p>
    <w:p w14:paraId="5604B020" w14:textId="5D8F5DBC" w:rsidR="007E0A87" w:rsidRDefault="00FA0014" w:rsidP="00FA0014">
      <w:pPr>
        <w:pStyle w:val="Heading3"/>
        <w:ind w:left="720"/>
        <w:rPr>
          <w:ins w:id="85" w:author="Marcia A Hakala" w:date="2024-02-29T14:03:00Z"/>
        </w:rPr>
      </w:pPr>
      <w:ins w:id="86" w:author="Marcia A Hakala" w:date="2024-02-29T14:03:00Z">
        <w:r>
          <w:t>License</w:t>
        </w:r>
      </w:ins>
    </w:p>
    <w:p w14:paraId="3F011508" w14:textId="77777777" w:rsidR="00FA0014" w:rsidRPr="00FA0014" w:rsidRDefault="00FA0014" w:rsidP="00FA0014">
      <w:pPr>
        <w:pStyle w:val="ListParagraph"/>
        <w:keepNext/>
        <w:keepLines/>
        <w:numPr>
          <w:ilvl w:val="3"/>
          <w:numId w:val="1"/>
        </w:numPr>
        <w:tabs>
          <w:tab w:val="left" w:pos="720"/>
        </w:tabs>
        <w:spacing w:after="120" w:line="240" w:lineRule="auto"/>
        <w:contextualSpacing w:val="0"/>
        <w:outlineLvl w:val="3"/>
        <w:rPr>
          <w:ins w:id="87" w:author="Marcia A Hakala" w:date="2024-02-29T14:03:00Z"/>
          <w:rFonts w:ascii="Times New Roman" w:eastAsia="Times New Roman" w:hAnsi="Times New Roman" w:cs="Arial"/>
          <w:b/>
          <w:vanish/>
          <w:kern w:val="2"/>
          <w:szCs w:val="28"/>
        </w:rPr>
      </w:pPr>
    </w:p>
    <w:p w14:paraId="73AB7276" w14:textId="77777777" w:rsidR="00FA0014" w:rsidRPr="00FA0014" w:rsidRDefault="00FA0014" w:rsidP="00FA0014">
      <w:pPr>
        <w:pStyle w:val="ListParagraph"/>
        <w:keepNext/>
        <w:keepLines/>
        <w:numPr>
          <w:ilvl w:val="3"/>
          <w:numId w:val="1"/>
        </w:numPr>
        <w:tabs>
          <w:tab w:val="left" w:pos="720"/>
        </w:tabs>
        <w:spacing w:after="120" w:line="240" w:lineRule="auto"/>
        <w:contextualSpacing w:val="0"/>
        <w:outlineLvl w:val="3"/>
        <w:rPr>
          <w:ins w:id="88" w:author="Marcia A Hakala" w:date="2024-02-29T14:03:00Z"/>
          <w:rFonts w:ascii="Times New Roman" w:eastAsia="Times New Roman" w:hAnsi="Times New Roman" w:cs="Arial"/>
          <w:b/>
          <w:vanish/>
          <w:kern w:val="2"/>
          <w:szCs w:val="28"/>
        </w:rPr>
      </w:pPr>
    </w:p>
    <w:p w14:paraId="75CA7B26" w14:textId="77777777" w:rsidR="00FA0014" w:rsidRPr="00FA0014" w:rsidRDefault="00FA0014" w:rsidP="00FA0014">
      <w:pPr>
        <w:pStyle w:val="ListParagraph"/>
        <w:keepNext/>
        <w:keepLines/>
        <w:numPr>
          <w:ilvl w:val="3"/>
          <w:numId w:val="1"/>
        </w:numPr>
        <w:tabs>
          <w:tab w:val="left" w:pos="720"/>
        </w:tabs>
        <w:spacing w:after="120" w:line="240" w:lineRule="auto"/>
        <w:contextualSpacing w:val="0"/>
        <w:outlineLvl w:val="3"/>
        <w:rPr>
          <w:ins w:id="89" w:author="Marcia A Hakala" w:date="2024-02-29T14:03:00Z"/>
          <w:rFonts w:ascii="Times New Roman" w:eastAsia="Times New Roman" w:hAnsi="Times New Roman" w:cs="Arial"/>
          <w:b/>
          <w:vanish/>
          <w:kern w:val="2"/>
          <w:szCs w:val="28"/>
        </w:rPr>
      </w:pPr>
    </w:p>
    <w:p w14:paraId="72C0160F" w14:textId="77777777" w:rsidR="00FA0014" w:rsidRPr="00FA0014" w:rsidRDefault="00FA0014" w:rsidP="00FA0014">
      <w:pPr>
        <w:pStyle w:val="ListParagraph"/>
        <w:keepNext/>
        <w:keepLines/>
        <w:numPr>
          <w:ilvl w:val="3"/>
          <w:numId w:val="1"/>
        </w:numPr>
        <w:tabs>
          <w:tab w:val="left" w:pos="720"/>
        </w:tabs>
        <w:spacing w:after="120" w:line="240" w:lineRule="auto"/>
        <w:contextualSpacing w:val="0"/>
        <w:outlineLvl w:val="3"/>
        <w:rPr>
          <w:ins w:id="90" w:author="Marcia A Hakala" w:date="2024-02-29T14:03:00Z"/>
          <w:rFonts w:ascii="Times New Roman" w:eastAsia="Times New Roman" w:hAnsi="Times New Roman" w:cs="Arial"/>
          <w:b/>
          <w:vanish/>
          <w:kern w:val="2"/>
          <w:szCs w:val="28"/>
        </w:rPr>
      </w:pPr>
    </w:p>
    <w:p w14:paraId="4A4ACDF5" w14:textId="768AB82E" w:rsidR="00FA0014" w:rsidRPr="00FA0014" w:rsidRDefault="00FA0014" w:rsidP="00FA0014">
      <w:pPr>
        <w:pStyle w:val="Heading5"/>
        <w:ind w:left="450" w:hanging="450"/>
        <w:pPrChange w:id="91" w:author="Marcia A Hakala" w:date="2024-02-29T14:03:00Z">
          <w:pPr>
            <w:pStyle w:val="Heading5"/>
            <w:numPr>
              <w:ilvl w:val="0"/>
              <w:numId w:val="0"/>
            </w:numPr>
            <w:tabs>
              <w:tab w:val="clear" w:pos="432"/>
              <w:tab w:val="left" w:pos="450"/>
            </w:tabs>
            <w:ind w:left="0" w:firstLine="0"/>
          </w:pPr>
        </w:pPrChange>
      </w:pPr>
      <w:ins w:id="92" w:author="Marcia A Hakala" w:date="2024-02-29T14:03:00Z">
        <w:r>
          <w:t xml:space="preserve">Seller hereby grants to Buyer, and Buyer hereby </w:t>
        </w:r>
      </w:ins>
      <w:ins w:id="93" w:author="Marcia A Hakala" w:date="2024-02-29T14:04:00Z">
        <w:r>
          <w:t>accepts, on the following terms and conditions, a nonexclusive and nontransferable, fully paid</w:t>
        </w:r>
        <w:r w:rsidR="00A553E3">
          <w:t>-up, irrevocable, world-wide, perpetual license to use the learning and development materials</w:t>
        </w:r>
      </w:ins>
      <w:ins w:id="94" w:author="Marcia A Hakala" w:date="2024-02-29T14:05:00Z">
        <w:r w:rsidR="003511CB">
          <w:t xml:space="preserve"> set forth in the applicable </w:t>
        </w:r>
      </w:ins>
      <w:ins w:id="95" w:author="Marcia A Hakala" w:date="2024-02-29T14:06:00Z">
        <w:r w:rsidR="00481066">
          <w:t xml:space="preserve">Work </w:t>
        </w:r>
      </w:ins>
      <w:ins w:id="96" w:author="Marcia A Hakala" w:date="2024-02-29T14:05:00Z">
        <w:r w:rsidR="003511CB">
          <w:t xml:space="preserve">Order for the </w:t>
        </w:r>
        <w:r w:rsidR="00513645">
          <w:t>participants.</w:t>
        </w:r>
      </w:ins>
    </w:p>
    <w:p w14:paraId="62BA4972" w14:textId="77777777" w:rsidR="00112A1C" w:rsidRDefault="00112A1C" w:rsidP="0055079A">
      <w:pPr>
        <w:pStyle w:val="Heading3"/>
        <w:ind w:hanging="1620"/>
        <w:jc w:val="both"/>
        <w:pPrChange w:id="97" w:author="Marcia A Hakala" w:date="2024-02-29T13:30:00Z">
          <w:pPr>
            <w:pStyle w:val="Heading3"/>
            <w:ind w:hanging="1620"/>
          </w:pPr>
        </w:pPrChange>
      </w:pPr>
      <w:bookmarkStart w:id="98" w:name="_Ref72716859"/>
      <w:bookmarkStart w:id="99" w:name="_Ref72716880"/>
      <w:bookmarkEnd w:id="98"/>
      <w:bookmarkEnd w:id="99"/>
      <w:r>
        <w:t>Termination</w:t>
      </w:r>
    </w:p>
    <w:p w14:paraId="1FA08603" w14:textId="37785082" w:rsidR="00112A1C" w:rsidDel="00837735" w:rsidRDefault="00D03F3A" w:rsidP="0055079A">
      <w:pPr>
        <w:pStyle w:val="Heading5"/>
        <w:numPr>
          <w:ilvl w:val="0"/>
          <w:numId w:val="0"/>
        </w:numPr>
        <w:tabs>
          <w:tab w:val="left" w:pos="0"/>
        </w:tabs>
        <w:ind w:left="1620" w:hanging="720"/>
        <w:jc w:val="both"/>
        <w:rPr>
          <w:del w:id="100" w:author="Marcia A Hakala" w:date="2024-02-29T13:29:00Z"/>
        </w:rPr>
        <w:pPrChange w:id="101" w:author="Marcia A Hakala" w:date="2024-02-29T13:30:00Z">
          <w:pPr>
            <w:pStyle w:val="Heading5"/>
            <w:numPr>
              <w:ilvl w:val="0"/>
              <w:numId w:val="0"/>
            </w:numPr>
            <w:tabs>
              <w:tab w:val="clear" w:pos="432"/>
              <w:tab w:val="left" w:pos="0"/>
            </w:tabs>
            <w:ind w:left="432" w:hanging="432"/>
          </w:pPr>
        </w:pPrChange>
      </w:pPr>
      <w:bookmarkStart w:id="102" w:name="_Ref58069211"/>
      <w:bookmarkStart w:id="103" w:name="_Ref169076689"/>
      <w:del w:id="104" w:author="Marcia A Hakala" w:date="2024-02-29T13:15:00Z">
        <w:r w:rsidDel="00D62331">
          <w:lastRenderedPageBreak/>
          <w:delText>4.1</w:delText>
        </w:r>
        <w:r w:rsidDel="00D62331">
          <w:tab/>
        </w:r>
        <w:r w:rsidR="00112A1C" w:rsidDel="00D62331">
          <w:rPr>
            <w:u w:val="single"/>
          </w:rPr>
          <w:delText>Lilly’s Right to Terminate for No-Cause</w:delText>
        </w:r>
        <w:r w:rsidR="00112A1C" w:rsidDel="00D62331">
          <w:delText xml:space="preserve">.  Lilly may terminate this Agreement or the Project Specifications and Compensation exhibit (in whole or in part) for any reason including convenience by written notice to Seller.  Termination will be effective </w:delText>
        </w:r>
        <w:r w:rsidR="007C0F72" w:rsidDel="00D62331">
          <w:delText>t</w:delText>
        </w:r>
        <w:r w:rsidR="00112A1C" w:rsidDel="00D62331">
          <w:delText xml:space="preserve">hirty (30) days after the </w:delText>
        </w:r>
        <w:r w:rsidR="007C0F72" w:rsidDel="00D62331">
          <w:delText xml:space="preserve">date of </w:delText>
        </w:r>
        <w:r w:rsidR="00112A1C" w:rsidDel="00D62331">
          <w:delText>notice or on a later date if the notice so specifies.</w:delText>
        </w:r>
        <w:r w:rsidR="00112A1C" w:rsidDel="00D62331">
          <w:rPr>
            <w:rStyle w:val="FootnoteCharacters"/>
            <w:color w:val="auto"/>
            <w:u w:val="none" w:color="FF0000"/>
          </w:rPr>
          <w:delText xml:space="preserve"> </w:delText>
        </w:r>
        <w:r w:rsidR="00112A1C" w:rsidDel="00D62331">
          <w:delText xml:space="preserve"> In the event of such termination, Lilly's obligation to compensate Seller is reduced to the portion of the Compensation corresponding to services and deliverables properly furnished by Seller to Lilly prior to </w:delText>
        </w:r>
        <w:r w:rsidR="007C0F72" w:rsidDel="00D62331">
          <w:delText xml:space="preserve">the </w:delText>
        </w:r>
        <w:r w:rsidR="00112A1C" w:rsidDel="00D62331">
          <w:delText>termination</w:delText>
        </w:r>
        <w:r w:rsidR="007C0F72" w:rsidDel="00D62331">
          <w:delText xml:space="preserve"> effective date</w:delText>
        </w:r>
        <w:r w:rsidR="00112A1C" w:rsidDel="00D62331">
          <w:delText>, with the calculation of the amount of the reduction consistent with the provisions of this Agreement establishing the amount of Compensation.</w:delText>
        </w:r>
      </w:del>
    </w:p>
    <w:p w14:paraId="6C41F4A2" w14:textId="2E1D11A2" w:rsidR="00112A1C" w:rsidRDefault="00D03F3A" w:rsidP="0055079A">
      <w:pPr>
        <w:pStyle w:val="Heading5"/>
        <w:numPr>
          <w:ilvl w:val="0"/>
          <w:numId w:val="0"/>
        </w:numPr>
        <w:tabs>
          <w:tab w:val="left" w:pos="0"/>
        </w:tabs>
        <w:ind w:left="450" w:hanging="450"/>
        <w:jc w:val="both"/>
        <w:pPrChange w:id="105" w:author="Marcia A Hakala" w:date="2024-02-29T13:30:00Z">
          <w:pPr>
            <w:pStyle w:val="Heading5"/>
            <w:numPr>
              <w:ilvl w:val="0"/>
              <w:numId w:val="0"/>
            </w:numPr>
            <w:tabs>
              <w:tab w:val="clear" w:pos="432"/>
              <w:tab w:val="left" w:pos="0"/>
            </w:tabs>
            <w:ind w:left="432" w:hanging="432"/>
          </w:pPr>
        </w:pPrChange>
      </w:pPr>
      <w:r>
        <w:t>4.2</w:t>
      </w:r>
      <w:r>
        <w:tab/>
      </w:r>
      <w:r w:rsidR="00112A1C">
        <w:rPr>
          <w:u w:val="single"/>
        </w:rPr>
        <w:t>Termination for Breach</w:t>
      </w:r>
      <w:r w:rsidR="00112A1C">
        <w:t xml:space="preserve">.  </w:t>
      </w:r>
      <w:r w:rsidR="00383A32">
        <w:t>Either</w:t>
      </w:r>
      <w:r w:rsidR="00383A32" w:rsidRPr="00383A32">
        <w:t xml:space="preserve"> party may terminate</w:t>
      </w:r>
      <w:r w:rsidR="00383A32" w:rsidRPr="00383A32">
        <w:rPr>
          <w:b/>
          <w:bCs/>
        </w:rPr>
        <w:t xml:space="preserve"> </w:t>
      </w:r>
      <w:r w:rsidR="00383A32" w:rsidRPr="00383A32">
        <w:t xml:space="preserve">this Agreement upon written notice to the other party if the other party defaults in the performance of any of its material obligations under this Agreement and fails to cure (to the extent such default is capable of being cured) the default within thirty (30) days of receiving written notice of the default.  </w:t>
      </w:r>
      <w:bookmarkStart w:id="106" w:name="_Ref58148215"/>
      <w:bookmarkStart w:id="107" w:name="_Ref73856468"/>
      <w:bookmarkEnd w:id="102"/>
      <w:bookmarkEnd w:id="103"/>
    </w:p>
    <w:p w14:paraId="3952D8FF" w14:textId="2A8CB46E" w:rsidR="00112A1C" w:rsidRDefault="00D03F3A" w:rsidP="0055079A">
      <w:pPr>
        <w:pStyle w:val="Heading5"/>
        <w:numPr>
          <w:ilvl w:val="0"/>
          <w:numId w:val="0"/>
        </w:numPr>
        <w:tabs>
          <w:tab w:val="left" w:pos="0"/>
        </w:tabs>
        <w:ind w:left="432" w:hanging="432"/>
        <w:jc w:val="both"/>
        <w:rPr>
          <w:ins w:id="108" w:author="Marcia A Hakala" w:date="2024-02-29T13:15:00Z"/>
        </w:rPr>
        <w:pPrChange w:id="109" w:author="Marcia A Hakala" w:date="2024-02-29T13:30:00Z">
          <w:pPr>
            <w:pStyle w:val="Heading5"/>
            <w:numPr>
              <w:ilvl w:val="0"/>
              <w:numId w:val="0"/>
            </w:numPr>
            <w:tabs>
              <w:tab w:val="clear" w:pos="432"/>
              <w:tab w:val="left" w:pos="0"/>
            </w:tabs>
            <w:ind w:left="432" w:hanging="432"/>
          </w:pPr>
        </w:pPrChange>
      </w:pPr>
      <w:r>
        <w:t>4.3</w:t>
      </w:r>
      <w:r>
        <w:tab/>
      </w:r>
      <w:r w:rsidR="00112A1C">
        <w:rPr>
          <w:u w:val="single"/>
        </w:rPr>
        <w:t>Termination for Insolvency</w:t>
      </w:r>
      <w:r w:rsidR="00112A1C">
        <w:t xml:space="preserve">.  </w:t>
      </w:r>
      <w:ins w:id="110" w:author="Marcia A Hakala" w:date="2024-02-29T13:30:00Z">
        <w:r w:rsidR="00A57B19" w:rsidRPr="0063337E">
          <w:rPr>
            <w:szCs w:val="22"/>
          </w:rPr>
          <w:t>A party may immediately terminate the Agreement upon written notice if the other party ceases conducting business in the normal course, admits its insolvency, makes an assignment for the benefit of creditors, or becomes the subject of any judicial or administrative proceedings in bankruptcy, receivership, or reorganization.</w:t>
        </w:r>
      </w:ins>
      <w:del w:id="111" w:author="Marcia A Hakala" w:date="2024-02-29T13:30:00Z">
        <w:r w:rsidR="00112A1C" w:rsidDel="00A57B19">
          <w:delText>Lilly may elect to immediately terminate this Agreement in the event of a commencement by Seller of a voluntary case under any applicable bankruptcy, insolvency or other similar law now or hereafter in effect; or the entry of a decree or order for relief in respect of Seller in a case under any such law or appointing a receiver, liquidator, assignee, custodian, trustee, sequestrator (or other similar official) of Seller, or for any substantial part of the property of Seller, or ordering the wind-up or liquidation of the affairs of Seller; or the filing and pendency for thirty (30) days without dismissal of a petition initiating an involuntary case under any such bankruptcy, insolvency or similar law; or the making by Seller of any general assignment for the benefit of creditors; or the failure of Seller generally to pay its debts as such debts become due; or the taking of action by Seller in furtherance of any of the foregoing.</w:delText>
        </w:r>
      </w:del>
    </w:p>
    <w:p w14:paraId="5D8C46AB" w14:textId="4128E800" w:rsidR="00D62331" w:rsidRPr="00D62331" w:rsidRDefault="00D62331" w:rsidP="0055079A">
      <w:pPr>
        <w:pStyle w:val="Heading4"/>
        <w:tabs>
          <w:tab w:val="clear" w:pos="720"/>
          <w:tab w:val="left" w:pos="450"/>
        </w:tabs>
        <w:ind w:left="450" w:hanging="450"/>
        <w:jc w:val="both"/>
        <w:rPr>
          <w:b w:val="0"/>
          <w:bCs/>
          <w:rPrChange w:id="112" w:author="Marcia A Hakala" w:date="2024-02-29T13:16:00Z">
            <w:rPr/>
          </w:rPrChange>
        </w:rPr>
        <w:pPrChange w:id="113" w:author="Marcia A Hakala" w:date="2024-02-29T13:30:00Z">
          <w:pPr>
            <w:pStyle w:val="Heading5"/>
            <w:numPr>
              <w:ilvl w:val="0"/>
              <w:numId w:val="0"/>
            </w:numPr>
            <w:tabs>
              <w:tab w:val="clear" w:pos="432"/>
              <w:tab w:val="left" w:pos="0"/>
            </w:tabs>
            <w:ind w:left="432" w:hanging="432"/>
          </w:pPr>
        </w:pPrChange>
      </w:pPr>
      <w:ins w:id="114" w:author="Marcia A Hakala" w:date="2024-02-29T13:15:00Z">
        <w:r w:rsidRPr="00D62331">
          <w:rPr>
            <w:b w:val="0"/>
            <w:bCs/>
            <w:u w:val="single"/>
            <w:rPrChange w:id="115" w:author="Marcia A Hakala" w:date="2024-02-29T13:16:00Z">
              <w:rPr>
                <w:u w:val="single"/>
              </w:rPr>
            </w:rPrChange>
          </w:rPr>
          <w:t>Lilly’s Right to Terminate for No-Cause</w:t>
        </w:r>
        <w:r w:rsidRPr="00D62331">
          <w:rPr>
            <w:b w:val="0"/>
            <w:bCs/>
            <w:rPrChange w:id="116" w:author="Marcia A Hakala" w:date="2024-02-29T13:16:00Z">
              <w:rPr/>
            </w:rPrChange>
          </w:rPr>
          <w:t>.  Lilly may terminate this Agreement for any reason including convenience by written notice to Seller.  Termination will be effective thirty (30) days after the date of notice or on a later date if the notice so specifies.</w:t>
        </w:r>
        <w:r w:rsidRPr="00D62331">
          <w:rPr>
            <w:rStyle w:val="FootnoteCharacters"/>
            <w:b w:val="0"/>
            <w:bCs/>
            <w:color w:val="auto"/>
            <w:u w:val="none" w:color="FF0000"/>
            <w:rPrChange w:id="117" w:author="Marcia A Hakala" w:date="2024-02-29T13:16:00Z">
              <w:rPr>
                <w:rStyle w:val="FootnoteCharacters"/>
                <w:color w:val="auto"/>
                <w:u w:val="none" w:color="FF0000"/>
              </w:rPr>
            </w:rPrChange>
          </w:rPr>
          <w:t xml:space="preserve"> </w:t>
        </w:r>
        <w:r w:rsidRPr="00D62331">
          <w:rPr>
            <w:b w:val="0"/>
            <w:bCs/>
            <w:rPrChange w:id="118" w:author="Marcia A Hakala" w:date="2024-02-29T13:16:00Z">
              <w:rPr/>
            </w:rPrChange>
          </w:rPr>
          <w:t xml:space="preserve"> In the event of such termination, Lilly's obligation to compensate Seller is reduced to the portion of the Compensation corresponding to services and deliverables properly furnished by Seller to Lilly prior to the termination effective date, with the calculation of the amount of the reduction consistent with the provisions of this Agreement establishing the amount of Compensation.</w:t>
        </w:r>
      </w:ins>
    </w:p>
    <w:bookmarkEnd w:id="106"/>
    <w:bookmarkEnd w:id="107"/>
    <w:p w14:paraId="3A5B8913" w14:textId="77777777" w:rsidR="00112A1C" w:rsidRDefault="00D03F3A" w:rsidP="0055079A">
      <w:pPr>
        <w:pStyle w:val="Heading5"/>
        <w:numPr>
          <w:ilvl w:val="1"/>
          <w:numId w:val="13"/>
        </w:numPr>
        <w:tabs>
          <w:tab w:val="left" w:pos="0"/>
          <w:tab w:val="left" w:pos="450"/>
          <w:tab w:val="left" w:pos="1440"/>
        </w:tabs>
        <w:jc w:val="both"/>
        <w:pPrChange w:id="119" w:author="Marcia A Hakala" w:date="2024-02-29T13:30:00Z">
          <w:pPr>
            <w:pStyle w:val="Heading5"/>
            <w:numPr>
              <w:ilvl w:val="1"/>
              <w:numId w:val="13"/>
            </w:numPr>
            <w:tabs>
              <w:tab w:val="clear" w:pos="432"/>
              <w:tab w:val="left" w:pos="0"/>
              <w:tab w:val="left" w:pos="450"/>
              <w:tab w:val="left" w:pos="1440"/>
            </w:tabs>
            <w:ind w:left="360" w:hanging="360"/>
          </w:pPr>
        </w:pPrChange>
      </w:pPr>
      <w:r>
        <w:rPr>
          <w:u w:val="single"/>
        </w:rPr>
        <w:t xml:space="preserve">Compliance and </w:t>
      </w:r>
      <w:r w:rsidRPr="005802C0">
        <w:rPr>
          <w:u w:val="single"/>
        </w:rPr>
        <w:t>Cooperation</w:t>
      </w:r>
      <w:r>
        <w:t xml:space="preserve">. </w:t>
      </w:r>
      <w:r w:rsidR="00112A1C" w:rsidRPr="00D03F3A">
        <w:t>Upon</w:t>
      </w:r>
      <w:r w:rsidR="00112A1C">
        <w:t xml:space="preserve"> expiration or notice of termination of this Agreement:</w:t>
      </w:r>
    </w:p>
    <w:p w14:paraId="64A680F5" w14:textId="77777777" w:rsidR="00D03F3A" w:rsidRDefault="00D03F3A" w:rsidP="0055079A">
      <w:pPr>
        <w:pStyle w:val="Heading7"/>
        <w:numPr>
          <w:ilvl w:val="0"/>
          <w:numId w:val="0"/>
        </w:numPr>
        <w:tabs>
          <w:tab w:val="left" w:pos="0"/>
          <w:tab w:val="left" w:pos="1440"/>
          <w:tab w:val="left" w:pos="1530"/>
        </w:tabs>
        <w:ind w:left="1440" w:hanging="540"/>
        <w:jc w:val="both"/>
        <w:pPrChange w:id="120" w:author="Marcia A Hakala" w:date="2024-02-29T13:30:00Z">
          <w:pPr>
            <w:pStyle w:val="Heading7"/>
            <w:numPr>
              <w:ilvl w:val="0"/>
              <w:numId w:val="0"/>
            </w:numPr>
            <w:tabs>
              <w:tab w:val="clear" w:pos="2160"/>
              <w:tab w:val="left" w:pos="0"/>
              <w:tab w:val="left" w:pos="1440"/>
              <w:tab w:val="left" w:pos="1530"/>
            </w:tabs>
            <w:ind w:left="1440" w:hanging="540"/>
          </w:pPr>
        </w:pPrChange>
      </w:pPr>
      <w:r>
        <w:t>4.1.1</w:t>
      </w:r>
      <w:r>
        <w:tab/>
      </w:r>
      <w:r w:rsidR="00112A1C">
        <w:t xml:space="preserve">Seller will continue to comply with its obligations under the Agreement through the full period of notice unless otherwise instructed by Lilly.  </w:t>
      </w:r>
    </w:p>
    <w:p w14:paraId="62AE15C9" w14:textId="77777777" w:rsidR="00112A1C" w:rsidRDefault="00D03F3A" w:rsidP="0055079A">
      <w:pPr>
        <w:pStyle w:val="Heading7"/>
        <w:numPr>
          <w:ilvl w:val="0"/>
          <w:numId w:val="0"/>
        </w:numPr>
        <w:tabs>
          <w:tab w:val="left" w:pos="0"/>
          <w:tab w:val="left" w:pos="1440"/>
          <w:tab w:val="left" w:pos="1530"/>
        </w:tabs>
        <w:ind w:left="1440" w:hanging="540"/>
        <w:jc w:val="both"/>
        <w:pPrChange w:id="121" w:author="Marcia A Hakala" w:date="2024-02-29T13:30:00Z">
          <w:pPr>
            <w:pStyle w:val="Heading7"/>
            <w:numPr>
              <w:ilvl w:val="0"/>
              <w:numId w:val="0"/>
            </w:numPr>
            <w:tabs>
              <w:tab w:val="clear" w:pos="2160"/>
              <w:tab w:val="left" w:pos="0"/>
              <w:tab w:val="left" w:pos="1440"/>
              <w:tab w:val="left" w:pos="1530"/>
            </w:tabs>
            <w:ind w:left="1440" w:hanging="540"/>
          </w:pPr>
        </w:pPrChange>
      </w:pPr>
      <w:r>
        <w:t>4.1.2</w:t>
      </w:r>
      <w:r>
        <w:tab/>
      </w:r>
      <w:r w:rsidR="00112A1C">
        <w:t xml:space="preserve">Seller will cooperate in transferring Seller’s obligations and any work in progress to Lilly or to another Seller and Lilly agrees to pay Seller reasonable costs of such transfer.  </w:t>
      </w:r>
    </w:p>
    <w:p w14:paraId="4B86B79B" w14:textId="77777777" w:rsidR="00112A1C" w:rsidRDefault="00D03F3A" w:rsidP="0055079A">
      <w:pPr>
        <w:pStyle w:val="Heading5"/>
        <w:numPr>
          <w:ilvl w:val="0"/>
          <w:numId w:val="0"/>
        </w:numPr>
        <w:tabs>
          <w:tab w:val="left" w:pos="0"/>
        </w:tabs>
        <w:ind w:left="1440" w:hanging="540"/>
        <w:jc w:val="both"/>
        <w:pPrChange w:id="122" w:author="Marcia A Hakala" w:date="2024-02-29T13:30:00Z">
          <w:pPr>
            <w:pStyle w:val="Heading5"/>
            <w:numPr>
              <w:ilvl w:val="0"/>
              <w:numId w:val="0"/>
            </w:numPr>
            <w:tabs>
              <w:tab w:val="clear" w:pos="432"/>
              <w:tab w:val="left" w:pos="0"/>
            </w:tabs>
            <w:ind w:left="1440" w:hanging="540"/>
          </w:pPr>
        </w:pPrChange>
      </w:pPr>
      <w:r>
        <w:t xml:space="preserve">4.1.3  </w:t>
      </w:r>
      <w:r w:rsidR="00112A1C">
        <w:t xml:space="preserve">At Seller's cost, as part of Seller's duty to cooperate, Seller agrees to provide to Lilly, or </w:t>
      </w:r>
      <w:r>
        <w:t xml:space="preserve">   </w:t>
      </w:r>
      <w:r w:rsidR="00112A1C">
        <w:t>to a third-party designated by Lilly at Lilly's request, a full inventory of all work in progress, together with all work product, data documentation, and all other information that Seller generated as part of providing services to Lilly.</w:t>
      </w:r>
    </w:p>
    <w:p w14:paraId="0A3E8B41" w14:textId="77777777" w:rsidR="00112A1C" w:rsidRDefault="00D03F3A" w:rsidP="0055079A">
      <w:pPr>
        <w:pStyle w:val="Heading5"/>
        <w:numPr>
          <w:ilvl w:val="0"/>
          <w:numId w:val="0"/>
        </w:numPr>
        <w:tabs>
          <w:tab w:val="left" w:pos="0"/>
        </w:tabs>
        <w:ind w:left="432" w:hanging="432"/>
        <w:jc w:val="both"/>
        <w:pPrChange w:id="123" w:author="Marcia A Hakala" w:date="2024-02-29T13:30:00Z">
          <w:pPr>
            <w:pStyle w:val="Heading5"/>
            <w:numPr>
              <w:ilvl w:val="0"/>
              <w:numId w:val="0"/>
            </w:numPr>
            <w:tabs>
              <w:tab w:val="clear" w:pos="432"/>
              <w:tab w:val="left" w:pos="0"/>
            </w:tabs>
            <w:ind w:left="432" w:hanging="432"/>
          </w:pPr>
        </w:pPrChange>
      </w:pPr>
      <w:r>
        <w:t>4.5</w:t>
      </w:r>
      <w:r>
        <w:tab/>
      </w:r>
      <w:r>
        <w:rPr>
          <w:u w:val="single"/>
        </w:rPr>
        <w:t>Remedies</w:t>
      </w:r>
      <w:r w:rsidRPr="00D03F3A">
        <w:t xml:space="preserve">.  </w:t>
      </w:r>
      <w:r w:rsidR="00112A1C">
        <w:t>The naming of a specific remedy does not preclude any other remedy unless the Agreement clearly states that the specified remedy is the sole or exclusive remedy. Seller acknowledges that monetary damages are inadequate to protect Lilly from a breach or threatened breach of Seller's duty to protect Lilly's Confidential Information and that any such breach will cause irreparable harm to Lilly.  Accordingly, Lilly may seek an injunction restraining any breach or threatened breach without having to prove the inadequacy of monetary damages or irreparable harm.</w:t>
      </w:r>
    </w:p>
    <w:p w14:paraId="1C70FD34" w14:textId="77777777" w:rsidR="00112A1C" w:rsidRDefault="00112A1C" w:rsidP="00D03F3A">
      <w:pPr>
        <w:pStyle w:val="Heading3"/>
        <w:numPr>
          <w:ilvl w:val="0"/>
          <w:numId w:val="0"/>
        </w:numPr>
        <w:ind w:left="1620" w:hanging="1620"/>
      </w:pPr>
      <w:r>
        <w:t>Signatures</w:t>
      </w:r>
    </w:p>
    <w:p w14:paraId="35AE7D65" w14:textId="77777777" w:rsidR="00112A1C" w:rsidRDefault="00112A1C" w:rsidP="00D03F3A">
      <w:pPr>
        <w:pStyle w:val="Heading5"/>
        <w:numPr>
          <w:ilvl w:val="0"/>
          <w:numId w:val="0"/>
        </w:numPr>
        <w:tabs>
          <w:tab w:val="left" w:pos="720"/>
        </w:tabs>
      </w:pPr>
      <w:r>
        <w:t>This Agreement is legally binding when, but not until, each Party has received from the other a counterpart of the Agreement signed by an authorized representative.  The Parties' representatives may sign separate, identical counterparts of this document; taken together, they constitute one agreement.  A signed counterpart may be delivered by any reasonable means, including facsimile or other electronic transmission.</w:t>
      </w:r>
    </w:p>
    <w:p w14:paraId="020D6CCD" w14:textId="77777777" w:rsidR="00112A1C" w:rsidRDefault="00112A1C">
      <w:pPr>
        <w:pStyle w:val="Heading5"/>
        <w:numPr>
          <w:ilvl w:val="0"/>
          <w:numId w:val="0"/>
        </w:numPr>
        <w:ind w:left="1260"/>
      </w:pPr>
    </w:p>
    <w:tbl>
      <w:tblPr>
        <w:tblW w:w="5000" w:type="pct"/>
        <w:tblInd w:w="-10" w:type="dxa"/>
        <w:tblLayout w:type="fixed"/>
        <w:tblLook w:val="0000" w:firstRow="0" w:lastRow="0" w:firstColumn="0" w:lastColumn="0" w:noHBand="0" w:noVBand="0"/>
      </w:tblPr>
      <w:tblGrid>
        <w:gridCol w:w="4748"/>
        <w:gridCol w:w="4828"/>
      </w:tblGrid>
      <w:tr w:rsidR="00112A1C" w14:paraId="26C4F1EE" w14:textId="77777777">
        <w:trPr>
          <w:cantSplit/>
        </w:trPr>
        <w:tc>
          <w:tcPr>
            <w:tcW w:w="4641" w:type="dxa"/>
            <w:tcBorders>
              <w:top w:val="single" w:sz="4" w:space="0" w:color="000000"/>
              <w:left w:val="single" w:sz="4" w:space="0" w:color="000000"/>
              <w:bottom w:val="single" w:sz="4" w:space="0" w:color="000000"/>
            </w:tcBorders>
            <w:shd w:val="clear" w:color="auto" w:fill="auto"/>
          </w:tcPr>
          <w:p w14:paraId="5813B788" w14:textId="77777777" w:rsidR="00112A1C" w:rsidRDefault="00112A1C">
            <w:pPr>
              <w:pStyle w:val="Tables"/>
            </w:pPr>
            <w:r>
              <w:rPr>
                <w:b/>
                <w:szCs w:val="22"/>
              </w:rPr>
              <w:t>On behalf of SELLER</w:t>
            </w:r>
            <w:r>
              <w:rPr>
                <w:szCs w:val="22"/>
              </w:rPr>
              <w:t>:</w:t>
            </w:r>
          </w:p>
        </w:tc>
        <w:tc>
          <w:tcPr>
            <w:tcW w:w="4719" w:type="dxa"/>
            <w:tcBorders>
              <w:top w:val="single" w:sz="4" w:space="0" w:color="000000"/>
              <w:left w:val="single" w:sz="4" w:space="0" w:color="000000"/>
              <w:bottom w:val="single" w:sz="4" w:space="0" w:color="000000"/>
              <w:right w:val="single" w:sz="4" w:space="0" w:color="000000"/>
            </w:tcBorders>
            <w:shd w:val="clear" w:color="auto" w:fill="auto"/>
          </w:tcPr>
          <w:p w14:paraId="0774CC0E" w14:textId="77777777" w:rsidR="00112A1C" w:rsidRDefault="00112A1C">
            <w:pPr>
              <w:pStyle w:val="Tables"/>
            </w:pPr>
            <w:r>
              <w:rPr>
                <w:b/>
                <w:szCs w:val="22"/>
              </w:rPr>
              <w:t>On behalf of ELI LILLY AND COMPANY</w:t>
            </w:r>
            <w:r>
              <w:rPr>
                <w:szCs w:val="22"/>
              </w:rPr>
              <w:t>:</w:t>
            </w:r>
          </w:p>
        </w:tc>
      </w:tr>
      <w:tr w:rsidR="00112A1C" w14:paraId="34CC818E" w14:textId="77777777">
        <w:trPr>
          <w:cantSplit/>
        </w:trPr>
        <w:tc>
          <w:tcPr>
            <w:tcW w:w="4641" w:type="dxa"/>
            <w:tcBorders>
              <w:top w:val="single" w:sz="4" w:space="0" w:color="000000"/>
              <w:left w:val="single" w:sz="4" w:space="0" w:color="000000"/>
              <w:bottom w:val="single" w:sz="4" w:space="0" w:color="000000"/>
            </w:tcBorders>
            <w:shd w:val="clear" w:color="auto" w:fill="auto"/>
          </w:tcPr>
          <w:p w14:paraId="6C81FDD1" w14:textId="77777777" w:rsidR="00112A1C" w:rsidRDefault="00112A1C">
            <w:pPr>
              <w:pStyle w:val="Tables"/>
              <w:snapToGrid w:val="0"/>
              <w:rPr>
                <w:szCs w:val="22"/>
              </w:rPr>
            </w:pPr>
          </w:p>
          <w:p w14:paraId="51F32A45" w14:textId="77777777" w:rsidR="00112A1C" w:rsidRDefault="00112A1C">
            <w:pPr>
              <w:pStyle w:val="Tables"/>
            </w:pPr>
            <w:r>
              <w:rPr>
                <w:szCs w:val="22"/>
              </w:rPr>
              <w:t xml:space="preserve">Signed: </w:t>
            </w:r>
          </w:p>
        </w:tc>
        <w:tc>
          <w:tcPr>
            <w:tcW w:w="4719" w:type="dxa"/>
            <w:tcBorders>
              <w:top w:val="single" w:sz="4" w:space="0" w:color="000000"/>
              <w:left w:val="single" w:sz="4" w:space="0" w:color="000000"/>
              <w:bottom w:val="single" w:sz="4" w:space="0" w:color="000000"/>
              <w:right w:val="single" w:sz="4" w:space="0" w:color="000000"/>
            </w:tcBorders>
            <w:shd w:val="clear" w:color="auto" w:fill="auto"/>
          </w:tcPr>
          <w:p w14:paraId="78A96FE8" w14:textId="77777777" w:rsidR="00112A1C" w:rsidRDefault="00112A1C">
            <w:pPr>
              <w:pStyle w:val="Tables"/>
              <w:snapToGrid w:val="0"/>
              <w:rPr>
                <w:szCs w:val="22"/>
              </w:rPr>
            </w:pPr>
          </w:p>
          <w:p w14:paraId="17370521" w14:textId="77777777" w:rsidR="00112A1C" w:rsidRDefault="00112A1C">
            <w:pPr>
              <w:pStyle w:val="Tables"/>
            </w:pPr>
            <w:r>
              <w:rPr>
                <w:szCs w:val="22"/>
              </w:rPr>
              <w:t xml:space="preserve">Signed: </w:t>
            </w:r>
          </w:p>
        </w:tc>
      </w:tr>
      <w:tr w:rsidR="00112A1C" w14:paraId="7CA5B353" w14:textId="77777777">
        <w:trPr>
          <w:cantSplit/>
        </w:trPr>
        <w:tc>
          <w:tcPr>
            <w:tcW w:w="4641" w:type="dxa"/>
            <w:tcBorders>
              <w:top w:val="single" w:sz="4" w:space="0" w:color="000000"/>
              <w:left w:val="single" w:sz="4" w:space="0" w:color="000000"/>
              <w:bottom w:val="single" w:sz="4" w:space="0" w:color="000000"/>
            </w:tcBorders>
            <w:shd w:val="clear" w:color="auto" w:fill="auto"/>
          </w:tcPr>
          <w:p w14:paraId="2492F1C4" w14:textId="77777777" w:rsidR="00112A1C" w:rsidRDefault="00112A1C">
            <w:pPr>
              <w:pStyle w:val="Tables"/>
              <w:snapToGrid w:val="0"/>
              <w:rPr>
                <w:szCs w:val="22"/>
              </w:rPr>
            </w:pPr>
          </w:p>
          <w:p w14:paraId="3451A320" w14:textId="77777777" w:rsidR="00112A1C" w:rsidRDefault="00112A1C">
            <w:pPr>
              <w:pStyle w:val="Tables"/>
            </w:pPr>
            <w:r>
              <w:rPr>
                <w:szCs w:val="22"/>
              </w:rPr>
              <w:t xml:space="preserve">Name: </w:t>
            </w:r>
          </w:p>
        </w:tc>
        <w:tc>
          <w:tcPr>
            <w:tcW w:w="4719" w:type="dxa"/>
            <w:tcBorders>
              <w:top w:val="single" w:sz="4" w:space="0" w:color="000000"/>
              <w:left w:val="single" w:sz="4" w:space="0" w:color="000000"/>
              <w:bottom w:val="single" w:sz="4" w:space="0" w:color="000000"/>
              <w:right w:val="single" w:sz="4" w:space="0" w:color="000000"/>
            </w:tcBorders>
            <w:shd w:val="clear" w:color="auto" w:fill="auto"/>
          </w:tcPr>
          <w:p w14:paraId="3AEBE1EF" w14:textId="77777777" w:rsidR="00112A1C" w:rsidRDefault="00112A1C">
            <w:pPr>
              <w:pStyle w:val="Tables"/>
              <w:snapToGrid w:val="0"/>
              <w:rPr>
                <w:szCs w:val="22"/>
              </w:rPr>
            </w:pPr>
          </w:p>
          <w:p w14:paraId="06476977" w14:textId="77777777" w:rsidR="00112A1C" w:rsidRDefault="00112A1C">
            <w:pPr>
              <w:pStyle w:val="Tables"/>
            </w:pPr>
            <w:r>
              <w:rPr>
                <w:szCs w:val="22"/>
              </w:rPr>
              <w:t xml:space="preserve">Name: </w:t>
            </w:r>
          </w:p>
        </w:tc>
      </w:tr>
      <w:tr w:rsidR="00112A1C" w14:paraId="1BDFE585" w14:textId="77777777">
        <w:trPr>
          <w:cantSplit/>
        </w:trPr>
        <w:tc>
          <w:tcPr>
            <w:tcW w:w="4641" w:type="dxa"/>
            <w:tcBorders>
              <w:top w:val="single" w:sz="4" w:space="0" w:color="000000"/>
              <w:left w:val="single" w:sz="4" w:space="0" w:color="000000"/>
              <w:bottom w:val="single" w:sz="4" w:space="0" w:color="000000"/>
            </w:tcBorders>
            <w:shd w:val="clear" w:color="auto" w:fill="auto"/>
          </w:tcPr>
          <w:p w14:paraId="7BDD60B9" w14:textId="77777777" w:rsidR="00112A1C" w:rsidRDefault="00112A1C">
            <w:pPr>
              <w:pStyle w:val="Tables"/>
              <w:snapToGrid w:val="0"/>
              <w:rPr>
                <w:szCs w:val="22"/>
              </w:rPr>
            </w:pPr>
          </w:p>
          <w:p w14:paraId="76D496DC" w14:textId="77777777" w:rsidR="00112A1C" w:rsidRDefault="00112A1C">
            <w:pPr>
              <w:pStyle w:val="Tables"/>
            </w:pPr>
            <w:r>
              <w:rPr>
                <w:szCs w:val="22"/>
              </w:rPr>
              <w:t xml:space="preserve">Title: </w:t>
            </w:r>
          </w:p>
        </w:tc>
        <w:tc>
          <w:tcPr>
            <w:tcW w:w="4719" w:type="dxa"/>
            <w:tcBorders>
              <w:top w:val="single" w:sz="4" w:space="0" w:color="000000"/>
              <w:left w:val="single" w:sz="4" w:space="0" w:color="000000"/>
              <w:bottom w:val="single" w:sz="4" w:space="0" w:color="000000"/>
              <w:right w:val="single" w:sz="4" w:space="0" w:color="000000"/>
            </w:tcBorders>
            <w:shd w:val="clear" w:color="auto" w:fill="auto"/>
          </w:tcPr>
          <w:p w14:paraId="54AC674A" w14:textId="77777777" w:rsidR="00112A1C" w:rsidRDefault="00112A1C">
            <w:pPr>
              <w:pStyle w:val="Tables"/>
              <w:snapToGrid w:val="0"/>
              <w:rPr>
                <w:szCs w:val="22"/>
              </w:rPr>
            </w:pPr>
          </w:p>
          <w:p w14:paraId="750354FA" w14:textId="77777777" w:rsidR="00112A1C" w:rsidRDefault="00112A1C">
            <w:pPr>
              <w:pStyle w:val="Tables"/>
            </w:pPr>
            <w:r>
              <w:rPr>
                <w:szCs w:val="22"/>
              </w:rPr>
              <w:t xml:space="preserve">Title: </w:t>
            </w:r>
          </w:p>
        </w:tc>
      </w:tr>
      <w:tr w:rsidR="00112A1C" w14:paraId="7E0B9330" w14:textId="77777777">
        <w:trPr>
          <w:cantSplit/>
        </w:trPr>
        <w:tc>
          <w:tcPr>
            <w:tcW w:w="4641" w:type="dxa"/>
            <w:tcBorders>
              <w:top w:val="single" w:sz="4" w:space="0" w:color="000000"/>
              <w:left w:val="single" w:sz="4" w:space="0" w:color="000000"/>
              <w:bottom w:val="single" w:sz="4" w:space="0" w:color="000000"/>
            </w:tcBorders>
            <w:shd w:val="clear" w:color="auto" w:fill="auto"/>
          </w:tcPr>
          <w:p w14:paraId="7774EBF7" w14:textId="77777777" w:rsidR="00112A1C" w:rsidRDefault="00112A1C">
            <w:pPr>
              <w:pStyle w:val="Tables"/>
              <w:snapToGrid w:val="0"/>
              <w:rPr>
                <w:szCs w:val="22"/>
              </w:rPr>
            </w:pPr>
          </w:p>
          <w:p w14:paraId="5B8D5BF7" w14:textId="77777777" w:rsidR="00112A1C" w:rsidRDefault="00112A1C">
            <w:pPr>
              <w:pStyle w:val="Tables"/>
            </w:pPr>
            <w:r>
              <w:rPr>
                <w:szCs w:val="22"/>
              </w:rPr>
              <w:t>Date:</w:t>
            </w:r>
          </w:p>
        </w:tc>
        <w:tc>
          <w:tcPr>
            <w:tcW w:w="4719" w:type="dxa"/>
            <w:tcBorders>
              <w:top w:val="single" w:sz="4" w:space="0" w:color="000000"/>
              <w:left w:val="single" w:sz="4" w:space="0" w:color="000000"/>
              <w:bottom w:val="single" w:sz="4" w:space="0" w:color="000000"/>
              <w:right w:val="single" w:sz="4" w:space="0" w:color="000000"/>
            </w:tcBorders>
            <w:shd w:val="clear" w:color="auto" w:fill="auto"/>
          </w:tcPr>
          <w:p w14:paraId="590DE8AC" w14:textId="77777777" w:rsidR="00112A1C" w:rsidRDefault="00112A1C">
            <w:pPr>
              <w:pStyle w:val="Tables"/>
              <w:snapToGrid w:val="0"/>
              <w:rPr>
                <w:szCs w:val="22"/>
              </w:rPr>
            </w:pPr>
          </w:p>
          <w:p w14:paraId="05A3F571" w14:textId="77777777" w:rsidR="00112A1C" w:rsidRDefault="00112A1C">
            <w:pPr>
              <w:pStyle w:val="Tables"/>
            </w:pPr>
            <w:r>
              <w:rPr>
                <w:szCs w:val="22"/>
              </w:rPr>
              <w:t>Date:</w:t>
            </w:r>
          </w:p>
        </w:tc>
      </w:tr>
    </w:tbl>
    <w:p w14:paraId="1D1A9FE9" w14:textId="77777777" w:rsidR="00112A1C" w:rsidRDefault="00112A1C">
      <w:pPr>
        <w:pStyle w:val="Heading5"/>
        <w:numPr>
          <w:ilvl w:val="0"/>
          <w:numId w:val="0"/>
        </w:numPr>
      </w:pPr>
    </w:p>
    <w:p w14:paraId="217570B5" w14:textId="50D45DD1" w:rsidR="00112A1C" w:rsidRDefault="00BF1BD3" w:rsidP="00BF1BD3">
      <w:pPr>
        <w:pStyle w:val="Heading2"/>
        <w:numPr>
          <w:ilvl w:val="0"/>
          <w:numId w:val="0"/>
        </w:numPr>
        <w:ind w:left="360"/>
      </w:pPr>
      <w:r>
        <w:rPr>
          <w:u w:val="none"/>
        </w:rPr>
        <w:lastRenderedPageBreak/>
        <w:t>Exhibit</w:t>
      </w:r>
      <w:ins w:id="124" w:author="Marcia A Hakala" w:date="2024-02-29T13:23:00Z">
        <w:r w:rsidR="00286BD8">
          <w:rPr>
            <w:u w:val="none"/>
          </w:rPr>
          <w:t xml:space="preserve"> A</w:t>
        </w:r>
      </w:ins>
      <w:r>
        <w:rPr>
          <w:u w:val="none"/>
        </w:rPr>
        <w:t xml:space="preserve">:  </w:t>
      </w:r>
      <w:commentRangeStart w:id="125"/>
      <w:r w:rsidRPr="00BF1BD3">
        <w:rPr>
          <w:u w:val="none"/>
        </w:rPr>
        <w:t>Project Specifications and Compensation</w:t>
      </w:r>
      <w:commentRangeEnd w:id="125"/>
      <w:r w:rsidR="008774C0">
        <w:rPr>
          <w:rStyle w:val="CommentReference"/>
          <w:rFonts w:cs="Times New Roman"/>
          <w:b w:val="0"/>
          <w:iCs w:val="0"/>
          <w:kern w:val="2"/>
          <w:u w:val="none"/>
        </w:rPr>
        <w:commentReference w:id="125"/>
      </w:r>
    </w:p>
    <w:p w14:paraId="31719909" w14:textId="77777777" w:rsidR="00112A1C" w:rsidRDefault="00112A1C" w:rsidP="00D03F3A">
      <w:pPr>
        <w:pStyle w:val="Heading4"/>
        <w:numPr>
          <w:ilvl w:val="3"/>
          <w:numId w:val="13"/>
        </w:numPr>
        <w:tabs>
          <w:tab w:val="left" w:pos="900"/>
        </w:tabs>
        <w:spacing w:before="240"/>
      </w:pPr>
      <w:r>
        <w:t>Project Information</w:t>
      </w:r>
    </w:p>
    <w:p w14:paraId="6E08BA78" w14:textId="77777777" w:rsidR="00112A1C" w:rsidRDefault="00112A1C">
      <w:pPr>
        <w:pStyle w:val="Heading6"/>
        <w:numPr>
          <w:ilvl w:val="0"/>
          <w:numId w:val="0"/>
        </w:numPr>
        <w:ind w:left="1440"/>
        <w:rPr>
          <w:sz w:val="20"/>
          <w:szCs w:val="20"/>
        </w:rPr>
      </w:pPr>
    </w:p>
    <w:p w14:paraId="5FE68361" w14:textId="77777777" w:rsidR="00112A1C" w:rsidRDefault="00112A1C" w:rsidP="00BF1BD3">
      <w:pPr>
        <w:pStyle w:val="Heading6"/>
        <w:numPr>
          <w:ilvl w:val="0"/>
          <w:numId w:val="0"/>
        </w:numPr>
      </w:pPr>
      <w:r w:rsidRPr="007C0F72">
        <w:t>Name of Project:</w:t>
      </w:r>
      <w:r w:rsidRPr="007C0F72">
        <w:tab/>
      </w:r>
      <w:r>
        <w:rPr>
          <w:sz w:val="20"/>
          <w:szCs w:val="20"/>
        </w:rPr>
        <w:t>_________</w:t>
      </w:r>
    </w:p>
    <w:p w14:paraId="294B0EC2" w14:textId="77777777" w:rsidR="00112A1C" w:rsidRDefault="00112A1C" w:rsidP="00BF1BD3">
      <w:pPr>
        <w:pStyle w:val="Heading6"/>
        <w:numPr>
          <w:ilvl w:val="0"/>
          <w:numId w:val="0"/>
        </w:numPr>
      </w:pPr>
      <w:r>
        <w:t>Lilly Contact Information:</w:t>
      </w:r>
    </w:p>
    <w:tbl>
      <w:tblPr>
        <w:tblW w:w="0" w:type="auto"/>
        <w:tblInd w:w="1430" w:type="dxa"/>
        <w:tblLayout w:type="fixed"/>
        <w:tblLook w:val="0000" w:firstRow="0" w:lastRow="0" w:firstColumn="0" w:lastColumn="0" w:noHBand="0" w:noVBand="0"/>
      </w:tblPr>
      <w:tblGrid>
        <w:gridCol w:w="1655"/>
        <w:gridCol w:w="3420"/>
        <w:gridCol w:w="3440"/>
      </w:tblGrid>
      <w:tr w:rsidR="00112A1C" w14:paraId="5310B6DE" w14:textId="77777777">
        <w:trPr>
          <w:cantSplit/>
        </w:trPr>
        <w:tc>
          <w:tcPr>
            <w:tcW w:w="1655" w:type="dxa"/>
            <w:tcBorders>
              <w:top w:val="single" w:sz="4" w:space="0" w:color="000000"/>
              <w:left w:val="single" w:sz="4" w:space="0" w:color="000000"/>
              <w:bottom w:val="single" w:sz="4" w:space="0" w:color="000000"/>
            </w:tcBorders>
            <w:shd w:val="clear" w:color="auto" w:fill="auto"/>
          </w:tcPr>
          <w:p w14:paraId="3F81FF3E" w14:textId="77777777" w:rsidR="00112A1C" w:rsidRDefault="00112A1C">
            <w:pPr>
              <w:pStyle w:val="Tables"/>
              <w:snapToGrid w:val="0"/>
              <w:rPr>
                <w:szCs w:val="22"/>
              </w:rPr>
            </w:pPr>
          </w:p>
        </w:tc>
        <w:tc>
          <w:tcPr>
            <w:tcW w:w="3420" w:type="dxa"/>
            <w:tcBorders>
              <w:top w:val="single" w:sz="4" w:space="0" w:color="000000"/>
              <w:left w:val="single" w:sz="4" w:space="0" w:color="000000"/>
              <w:bottom w:val="single" w:sz="4" w:space="0" w:color="000000"/>
            </w:tcBorders>
            <w:shd w:val="clear" w:color="auto" w:fill="auto"/>
          </w:tcPr>
          <w:p w14:paraId="7929D466" w14:textId="77777777" w:rsidR="00112A1C" w:rsidRDefault="00112A1C">
            <w:pPr>
              <w:pStyle w:val="Tables"/>
            </w:pPr>
            <w:r>
              <w:rPr>
                <w:b/>
                <w:szCs w:val="22"/>
              </w:rPr>
              <w:t>BUSINESS CONTACT</w:t>
            </w:r>
          </w:p>
        </w:tc>
        <w:tc>
          <w:tcPr>
            <w:tcW w:w="3440" w:type="dxa"/>
            <w:tcBorders>
              <w:top w:val="single" w:sz="4" w:space="0" w:color="000000"/>
              <w:left w:val="single" w:sz="4" w:space="0" w:color="000000"/>
              <w:bottom w:val="single" w:sz="4" w:space="0" w:color="000000"/>
              <w:right w:val="single" w:sz="4" w:space="0" w:color="000000"/>
            </w:tcBorders>
            <w:shd w:val="clear" w:color="auto" w:fill="auto"/>
          </w:tcPr>
          <w:p w14:paraId="54C635F4" w14:textId="77777777" w:rsidR="00112A1C" w:rsidRDefault="00112A1C">
            <w:pPr>
              <w:pStyle w:val="Tables"/>
            </w:pPr>
            <w:r>
              <w:rPr>
                <w:b/>
                <w:szCs w:val="22"/>
              </w:rPr>
              <w:t>PROCUREMENT CONTACT</w:t>
            </w:r>
          </w:p>
        </w:tc>
      </w:tr>
      <w:tr w:rsidR="00112A1C" w14:paraId="4A4EAB34" w14:textId="77777777">
        <w:trPr>
          <w:cantSplit/>
        </w:trPr>
        <w:tc>
          <w:tcPr>
            <w:tcW w:w="1655" w:type="dxa"/>
            <w:tcBorders>
              <w:top w:val="single" w:sz="4" w:space="0" w:color="000000"/>
              <w:left w:val="single" w:sz="4" w:space="0" w:color="000000"/>
              <w:bottom w:val="single" w:sz="4" w:space="0" w:color="000000"/>
            </w:tcBorders>
            <w:shd w:val="clear" w:color="auto" w:fill="auto"/>
          </w:tcPr>
          <w:p w14:paraId="43444BB3" w14:textId="77777777" w:rsidR="00112A1C" w:rsidRDefault="00112A1C">
            <w:pPr>
              <w:pStyle w:val="Tables"/>
            </w:pPr>
            <w:r>
              <w:rPr>
                <w:szCs w:val="22"/>
              </w:rPr>
              <w:t>Name</w:t>
            </w:r>
          </w:p>
        </w:tc>
        <w:tc>
          <w:tcPr>
            <w:tcW w:w="3420" w:type="dxa"/>
            <w:tcBorders>
              <w:top w:val="single" w:sz="4" w:space="0" w:color="000000"/>
              <w:left w:val="single" w:sz="4" w:space="0" w:color="000000"/>
              <w:bottom w:val="single" w:sz="4" w:space="0" w:color="000000"/>
            </w:tcBorders>
            <w:shd w:val="clear" w:color="auto" w:fill="auto"/>
          </w:tcPr>
          <w:p w14:paraId="2E18DED5" w14:textId="77777777" w:rsidR="00112A1C" w:rsidRDefault="00112A1C">
            <w:pPr>
              <w:pStyle w:val="Tables"/>
              <w:snapToGrid w:val="0"/>
              <w:rPr>
                <w:szCs w:val="22"/>
              </w:rPr>
            </w:pPr>
          </w:p>
        </w:tc>
        <w:tc>
          <w:tcPr>
            <w:tcW w:w="3440" w:type="dxa"/>
            <w:tcBorders>
              <w:top w:val="single" w:sz="4" w:space="0" w:color="000000"/>
              <w:left w:val="single" w:sz="4" w:space="0" w:color="000000"/>
              <w:bottom w:val="single" w:sz="4" w:space="0" w:color="000000"/>
              <w:right w:val="single" w:sz="4" w:space="0" w:color="000000"/>
            </w:tcBorders>
            <w:shd w:val="clear" w:color="auto" w:fill="auto"/>
          </w:tcPr>
          <w:p w14:paraId="0B294BD4" w14:textId="77777777" w:rsidR="00112A1C" w:rsidRDefault="00112A1C">
            <w:pPr>
              <w:pStyle w:val="Tables"/>
              <w:snapToGrid w:val="0"/>
              <w:rPr>
                <w:szCs w:val="22"/>
              </w:rPr>
            </w:pPr>
          </w:p>
        </w:tc>
      </w:tr>
      <w:tr w:rsidR="00112A1C" w14:paraId="3621D60E" w14:textId="77777777">
        <w:trPr>
          <w:cantSplit/>
        </w:trPr>
        <w:tc>
          <w:tcPr>
            <w:tcW w:w="1655" w:type="dxa"/>
            <w:tcBorders>
              <w:top w:val="single" w:sz="4" w:space="0" w:color="000000"/>
              <w:left w:val="single" w:sz="4" w:space="0" w:color="000000"/>
              <w:bottom w:val="single" w:sz="4" w:space="0" w:color="000000"/>
            </w:tcBorders>
            <w:shd w:val="clear" w:color="auto" w:fill="auto"/>
          </w:tcPr>
          <w:p w14:paraId="470AC3A8" w14:textId="77777777" w:rsidR="00112A1C" w:rsidRDefault="00112A1C">
            <w:pPr>
              <w:pStyle w:val="Tables"/>
            </w:pPr>
            <w:r>
              <w:rPr>
                <w:szCs w:val="22"/>
              </w:rPr>
              <w:t>Position</w:t>
            </w:r>
          </w:p>
        </w:tc>
        <w:tc>
          <w:tcPr>
            <w:tcW w:w="3420" w:type="dxa"/>
            <w:tcBorders>
              <w:top w:val="single" w:sz="4" w:space="0" w:color="000000"/>
              <w:left w:val="single" w:sz="4" w:space="0" w:color="000000"/>
              <w:bottom w:val="single" w:sz="4" w:space="0" w:color="000000"/>
            </w:tcBorders>
            <w:shd w:val="clear" w:color="auto" w:fill="auto"/>
          </w:tcPr>
          <w:p w14:paraId="0300CEBD" w14:textId="77777777" w:rsidR="00112A1C" w:rsidRDefault="00112A1C">
            <w:pPr>
              <w:pStyle w:val="Tables"/>
              <w:snapToGrid w:val="0"/>
              <w:rPr>
                <w:szCs w:val="22"/>
              </w:rPr>
            </w:pPr>
          </w:p>
        </w:tc>
        <w:tc>
          <w:tcPr>
            <w:tcW w:w="3440" w:type="dxa"/>
            <w:tcBorders>
              <w:top w:val="single" w:sz="4" w:space="0" w:color="000000"/>
              <w:left w:val="single" w:sz="4" w:space="0" w:color="000000"/>
              <w:bottom w:val="single" w:sz="4" w:space="0" w:color="000000"/>
              <w:right w:val="single" w:sz="4" w:space="0" w:color="000000"/>
            </w:tcBorders>
            <w:shd w:val="clear" w:color="auto" w:fill="auto"/>
          </w:tcPr>
          <w:p w14:paraId="5107DFCF" w14:textId="77777777" w:rsidR="00112A1C" w:rsidRDefault="00112A1C">
            <w:pPr>
              <w:pStyle w:val="Tables"/>
              <w:snapToGrid w:val="0"/>
              <w:rPr>
                <w:szCs w:val="22"/>
              </w:rPr>
            </w:pPr>
          </w:p>
        </w:tc>
      </w:tr>
      <w:tr w:rsidR="00112A1C" w14:paraId="7A2D7212" w14:textId="77777777">
        <w:trPr>
          <w:cantSplit/>
        </w:trPr>
        <w:tc>
          <w:tcPr>
            <w:tcW w:w="1655" w:type="dxa"/>
            <w:tcBorders>
              <w:top w:val="single" w:sz="4" w:space="0" w:color="000000"/>
              <w:left w:val="single" w:sz="4" w:space="0" w:color="000000"/>
              <w:bottom w:val="single" w:sz="4" w:space="0" w:color="000000"/>
            </w:tcBorders>
            <w:shd w:val="clear" w:color="auto" w:fill="auto"/>
          </w:tcPr>
          <w:p w14:paraId="4B1D9700" w14:textId="77777777" w:rsidR="00112A1C" w:rsidRDefault="00112A1C">
            <w:pPr>
              <w:pStyle w:val="Tables"/>
            </w:pPr>
            <w:r>
              <w:rPr>
                <w:szCs w:val="22"/>
              </w:rPr>
              <w:t>Address</w:t>
            </w:r>
          </w:p>
        </w:tc>
        <w:tc>
          <w:tcPr>
            <w:tcW w:w="3420" w:type="dxa"/>
            <w:tcBorders>
              <w:top w:val="single" w:sz="4" w:space="0" w:color="000000"/>
              <w:left w:val="single" w:sz="4" w:space="0" w:color="000000"/>
              <w:bottom w:val="single" w:sz="4" w:space="0" w:color="000000"/>
            </w:tcBorders>
            <w:shd w:val="clear" w:color="auto" w:fill="auto"/>
          </w:tcPr>
          <w:p w14:paraId="4936B284" w14:textId="77777777" w:rsidR="00112A1C" w:rsidRDefault="00112A1C">
            <w:pPr>
              <w:pStyle w:val="Tables"/>
              <w:snapToGrid w:val="0"/>
              <w:rPr>
                <w:szCs w:val="22"/>
              </w:rPr>
            </w:pPr>
          </w:p>
        </w:tc>
        <w:tc>
          <w:tcPr>
            <w:tcW w:w="3440" w:type="dxa"/>
            <w:tcBorders>
              <w:top w:val="single" w:sz="4" w:space="0" w:color="000000"/>
              <w:left w:val="single" w:sz="4" w:space="0" w:color="000000"/>
              <w:bottom w:val="single" w:sz="4" w:space="0" w:color="000000"/>
              <w:right w:val="single" w:sz="4" w:space="0" w:color="000000"/>
            </w:tcBorders>
            <w:shd w:val="clear" w:color="auto" w:fill="auto"/>
          </w:tcPr>
          <w:p w14:paraId="526B51C9" w14:textId="77777777" w:rsidR="00112A1C" w:rsidRDefault="00112A1C">
            <w:pPr>
              <w:pStyle w:val="Tables"/>
              <w:snapToGrid w:val="0"/>
              <w:rPr>
                <w:szCs w:val="22"/>
              </w:rPr>
            </w:pPr>
          </w:p>
        </w:tc>
      </w:tr>
      <w:tr w:rsidR="00112A1C" w14:paraId="138F8659" w14:textId="77777777">
        <w:trPr>
          <w:cantSplit/>
        </w:trPr>
        <w:tc>
          <w:tcPr>
            <w:tcW w:w="1655" w:type="dxa"/>
            <w:tcBorders>
              <w:top w:val="single" w:sz="4" w:space="0" w:color="000000"/>
              <w:left w:val="single" w:sz="4" w:space="0" w:color="000000"/>
              <w:bottom w:val="single" w:sz="4" w:space="0" w:color="000000"/>
            </w:tcBorders>
            <w:shd w:val="clear" w:color="auto" w:fill="auto"/>
          </w:tcPr>
          <w:p w14:paraId="3C7E0584" w14:textId="77777777" w:rsidR="00112A1C" w:rsidRDefault="00112A1C">
            <w:pPr>
              <w:pStyle w:val="Tables"/>
            </w:pPr>
            <w:r>
              <w:rPr>
                <w:szCs w:val="22"/>
              </w:rPr>
              <w:t>Telephone</w:t>
            </w:r>
          </w:p>
        </w:tc>
        <w:tc>
          <w:tcPr>
            <w:tcW w:w="3420" w:type="dxa"/>
            <w:tcBorders>
              <w:top w:val="single" w:sz="4" w:space="0" w:color="000000"/>
              <w:left w:val="single" w:sz="4" w:space="0" w:color="000000"/>
              <w:bottom w:val="single" w:sz="4" w:space="0" w:color="000000"/>
            </w:tcBorders>
            <w:shd w:val="clear" w:color="auto" w:fill="auto"/>
          </w:tcPr>
          <w:p w14:paraId="49A65EDC" w14:textId="77777777" w:rsidR="00112A1C" w:rsidRDefault="00112A1C">
            <w:pPr>
              <w:pStyle w:val="Tables"/>
              <w:snapToGrid w:val="0"/>
              <w:rPr>
                <w:szCs w:val="22"/>
              </w:rPr>
            </w:pPr>
          </w:p>
        </w:tc>
        <w:tc>
          <w:tcPr>
            <w:tcW w:w="3440" w:type="dxa"/>
            <w:tcBorders>
              <w:top w:val="single" w:sz="4" w:space="0" w:color="000000"/>
              <w:left w:val="single" w:sz="4" w:space="0" w:color="000000"/>
              <w:bottom w:val="single" w:sz="4" w:space="0" w:color="000000"/>
              <w:right w:val="single" w:sz="4" w:space="0" w:color="000000"/>
            </w:tcBorders>
            <w:shd w:val="clear" w:color="auto" w:fill="auto"/>
          </w:tcPr>
          <w:p w14:paraId="0E9209D2" w14:textId="77777777" w:rsidR="00112A1C" w:rsidRDefault="00112A1C">
            <w:pPr>
              <w:pStyle w:val="Tables"/>
              <w:snapToGrid w:val="0"/>
              <w:rPr>
                <w:szCs w:val="22"/>
              </w:rPr>
            </w:pPr>
          </w:p>
        </w:tc>
      </w:tr>
      <w:tr w:rsidR="00112A1C" w14:paraId="1E4084FD" w14:textId="77777777">
        <w:trPr>
          <w:cantSplit/>
        </w:trPr>
        <w:tc>
          <w:tcPr>
            <w:tcW w:w="1655" w:type="dxa"/>
            <w:tcBorders>
              <w:top w:val="single" w:sz="4" w:space="0" w:color="000000"/>
              <w:left w:val="single" w:sz="4" w:space="0" w:color="000000"/>
              <w:bottom w:val="single" w:sz="4" w:space="0" w:color="000000"/>
            </w:tcBorders>
            <w:shd w:val="clear" w:color="auto" w:fill="auto"/>
          </w:tcPr>
          <w:p w14:paraId="0421BBA2" w14:textId="77777777" w:rsidR="00112A1C" w:rsidRDefault="00112A1C">
            <w:pPr>
              <w:pStyle w:val="Tables"/>
            </w:pPr>
            <w:r>
              <w:rPr>
                <w:szCs w:val="22"/>
              </w:rPr>
              <w:t>E-mail</w:t>
            </w:r>
          </w:p>
        </w:tc>
        <w:tc>
          <w:tcPr>
            <w:tcW w:w="3420" w:type="dxa"/>
            <w:tcBorders>
              <w:top w:val="single" w:sz="4" w:space="0" w:color="000000"/>
              <w:left w:val="single" w:sz="4" w:space="0" w:color="000000"/>
              <w:bottom w:val="single" w:sz="4" w:space="0" w:color="000000"/>
            </w:tcBorders>
            <w:shd w:val="clear" w:color="auto" w:fill="auto"/>
          </w:tcPr>
          <w:p w14:paraId="1D27EB47" w14:textId="77777777" w:rsidR="00112A1C" w:rsidRDefault="00112A1C">
            <w:pPr>
              <w:pStyle w:val="Tables"/>
              <w:snapToGrid w:val="0"/>
              <w:rPr>
                <w:szCs w:val="22"/>
              </w:rPr>
            </w:pPr>
          </w:p>
        </w:tc>
        <w:tc>
          <w:tcPr>
            <w:tcW w:w="3440" w:type="dxa"/>
            <w:tcBorders>
              <w:top w:val="single" w:sz="4" w:space="0" w:color="000000"/>
              <w:left w:val="single" w:sz="4" w:space="0" w:color="000000"/>
              <w:bottom w:val="single" w:sz="4" w:space="0" w:color="000000"/>
              <w:right w:val="single" w:sz="4" w:space="0" w:color="000000"/>
            </w:tcBorders>
            <w:shd w:val="clear" w:color="auto" w:fill="auto"/>
          </w:tcPr>
          <w:p w14:paraId="1F79C9D4" w14:textId="77777777" w:rsidR="00112A1C" w:rsidRDefault="00112A1C">
            <w:pPr>
              <w:pStyle w:val="Tables"/>
              <w:snapToGrid w:val="0"/>
              <w:rPr>
                <w:szCs w:val="22"/>
              </w:rPr>
            </w:pPr>
          </w:p>
        </w:tc>
      </w:tr>
    </w:tbl>
    <w:p w14:paraId="2C3A8F84" w14:textId="77777777" w:rsidR="00112A1C" w:rsidRDefault="00112A1C" w:rsidP="00BF1BD3">
      <w:pPr>
        <w:pStyle w:val="Heading6"/>
        <w:numPr>
          <w:ilvl w:val="0"/>
          <w:numId w:val="0"/>
        </w:numPr>
        <w:spacing w:before="120"/>
      </w:pPr>
      <w:r>
        <w:t xml:space="preserve">Seller Contact Information:  </w:t>
      </w:r>
    </w:p>
    <w:tbl>
      <w:tblPr>
        <w:tblW w:w="0" w:type="auto"/>
        <w:tblInd w:w="1430" w:type="dxa"/>
        <w:tblLayout w:type="fixed"/>
        <w:tblLook w:val="0000" w:firstRow="0" w:lastRow="0" w:firstColumn="0" w:lastColumn="0" w:noHBand="0" w:noVBand="0"/>
      </w:tblPr>
      <w:tblGrid>
        <w:gridCol w:w="1655"/>
        <w:gridCol w:w="3420"/>
        <w:gridCol w:w="3440"/>
      </w:tblGrid>
      <w:tr w:rsidR="00112A1C" w14:paraId="4CCECD5F" w14:textId="77777777">
        <w:trPr>
          <w:cantSplit/>
        </w:trPr>
        <w:tc>
          <w:tcPr>
            <w:tcW w:w="1655" w:type="dxa"/>
            <w:tcBorders>
              <w:top w:val="single" w:sz="4" w:space="0" w:color="000000"/>
              <w:left w:val="single" w:sz="4" w:space="0" w:color="000000"/>
              <w:bottom w:val="single" w:sz="4" w:space="0" w:color="000000"/>
            </w:tcBorders>
            <w:shd w:val="clear" w:color="auto" w:fill="auto"/>
          </w:tcPr>
          <w:p w14:paraId="5DA077DE" w14:textId="77777777" w:rsidR="00112A1C" w:rsidRDefault="00112A1C">
            <w:pPr>
              <w:pStyle w:val="Tables"/>
              <w:snapToGrid w:val="0"/>
              <w:rPr>
                <w:szCs w:val="22"/>
              </w:rPr>
            </w:pPr>
          </w:p>
        </w:tc>
        <w:tc>
          <w:tcPr>
            <w:tcW w:w="3420" w:type="dxa"/>
            <w:tcBorders>
              <w:top w:val="single" w:sz="4" w:space="0" w:color="000000"/>
              <w:left w:val="single" w:sz="4" w:space="0" w:color="000000"/>
              <w:bottom w:val="single" w:sz="4" w:space="0" w:color="000000"/>
            </w:tcBorders>
            <w:shd w:val="clear" w:color="auto" w:fill="auto"/>
          </w:tcPr>
          <w:p w14:paraId="70237356" w14:textId="77777777" w:rsidR="00112A1C" w:rsidRDefault="00112A1C">
            <w:pPr>
              <w:pStyle w:val="Tables"/>
            </w:pPr>
            <w:r>
              <w:rPr>
                <w:b/>
                <w:szCs w:val="22"/>
              </w:rPr>
              <w:t>PROJECT CONTACT</w:t>
            </w:r>
          </w:p>
        </w:tc>
        <w:tc>
          <w:tcPr>
            <w:tcW w:w="3440" w:type="dxa"/>
            <w:tcBorders>
              <w:top w:val="single" w:sz="4" w:space="0" w:color="000000"/>
              <w:left w:val="single" w:sz="4" w:space="0" w:color="000000"/>
              <w:bottom w:val="single" w:sz="4" w:space="0" w:color="000000"/>
              <w:right w:val="single" w:sz="4" w:space="0" w:color="000000"/>
            </w:tcBorders>
            <w:shd w:val="clear" w:color="auto" w:fill="auto"/>
          </w:tcPr>
          <w:p w14:paraId="1B0C9578" w14:textId="77777777" w:rsidR="00112A1C" w:rsidRDefault="00112A1C">
            <w:pPr>
              <w:pStyle w:val="Tables"/>
            </w:pPr>
            <w:r>
              <w:rPr>
                <w:b/>
                <w:szCs w:val="22"/>
              </w:rPr>
              <w:t>AGREEMENT CONTACT</w:t>
            </w:r>
          </w:p>
        </w:tc>
      </w:tr>
      <w:tr w:rsidR="00112A1C" w14:paraId="5785221C" w14:textId="77777777">
        <w:trPr>
          <w:cantSplit/>
        </w:trPr>
        <w:tc>
          <w:tcPr>
            <w:tcW w:w="1655" w:type="dxa"/>
            <w:tcBorders>
              <w:top w:val="single" w:sz="4" w:space="0" w:color="000000"/>
              <w:left w:val="single" w:sz="4" w:space="0" w:color="000000"/>
              <w:bottom w:val="single" w:sz="4" w:space="0" w:color="000000"/>
            </w:tcBorders>
            <w:shd w:val="clear" w:color="auto" w:fill="auto"/>
          </w:tcPr>
          <w:p w14:paraId="34A998DE" w14:textId="77777777" w:rsidR="00112A1C" w:rsidRDefault="00112A1C">
            <w:pPr>
              <w:pStyle w:val="Tables"/>
            </w:pPr>
            <w:r>
              <w:rPr>
                <w:szCs w:val="22"/>
              </w:rPr>
              <w:t>Name</w:t>
            </w:r>
          </w:p>
        </w:tc>
        <w:tc>
          <w:tcPr>
            <w:tcW w:w="3420" w:type="dxa"/>
            <w:tcBorders>
              <w:top w:val="single" w:sz="4" w:space="0" w:color="000000"/>
              <w:left w:val="single" w:sz="4" w:space="0" w:color="000000"/>
              <w:bottom w:val="single" w:sz="4" w:space="0" w:color="000000"/>
            </w:tcBorders>
            <w:shd w:val="clear" w:color="auto" w:fill="auto"/>
          </w:tcPr>
          <w:p w14:paraId="695A50F1" w14:textId="77777777" w:rsidR="00112A1C" w:rsidRDefault="00112A1C">
            <w:pPr>
              <w:pStyle w:val="Tables"/>
              <w:snapToGrid w:val="0"/>
            </w:pPr>
          </w:p>
        </w:tc>
        <w:tc>
          <w:tcPr>
            <w:tcW w:w="3440" w:type="dxa"/>
            <w:tcBorders>
              <w:top w:val="single" w:sz="4" w:space="0" w:color="000000"/>
              <w:left w:val="single" w:sz="4" w:space="0" w:color="000000"/>
              <w:bottom w:val="single" w:sz="4" w:space="0" w:color="000000"/>
              <w:right w:val="single" w:sz="4" w:space="0" w:color="000000"/>
            </w:tcBorders>
            <w:shd w:val="clear" w:color="auto" w:fill="auto"/>
          </w:tcPr>
          <w:p w14:paraId="48E014A7" w14:textId="77777777" w:rsidR="00112A1C" w:rsidRDefault="00112A1C">
            <w:pPr>
              <w:pStyle w:val="Tables"/>
              <w:snapToGrid w:val="0"/>
            </w:pPr>
          </w:p>
        </w:tc>
      </w:tr>
      <w:tr w:rsidR="00112A1C" w14:paraId="52DC7F06" w14:textId="77777777">
        <w:trPr>
          <w:cantSplit/>
        </w:trPr>
        <w:tc>
          <w:tcPr>
            <w:tcW w:w="1655" w:type="dxa"/>
            <w:tcBorders>
              <w:top w:val="single" w:sz="4" w:space="0" w:color="000000"/>
              <w:left w:val="single" w:sz="4" w:space="0" w:color="000000"/>
              <w:bottom w:val="single" w:sz="4" w:space="0" w:color="000000"/>
            </w:tcBorders>
            <w:shd w:val="clear" w:color="auto" w:fill="auto"/>
          </w:tcPr>
          <w:p w14:paraId="297A650A" w14:textId="77777777" w:rsidR="00112A1C" w:rsidRDefault="00112A1C">
            <w:pPr>
              <w:pStyle w:val="Tables"/>
            </w:pPr>
            <w:r>
              <w:rPr>
                <w:szCs w:val="22"/>
              </w:rPr>
              <w:t>Position</w:t>
            </w:r>
          </w:p>
        </w:tc>
        <w:tc>
          <w:tcPr>
            <w:tcW w:w="3420" w:type="dxa"/>
            <w:tcBorders>
              <w:top w:val="single" w:sz="4" w:space="0" w:color="000000"/>
              <w:left w:val="single" w:sz="4" w:space="0" w:color="000000"/>
              <w:bottom w:val="single" w:sz="4" w:space="0" w:color="000000"/>
            </w:tcBorders>
            <w:shd w:val="clear" w:color="auto" w:fill="auto"/>
          </w:tcPr>
          <w:p w14:paraId="5782F471" w14:textId="77777777" w:rsidR="00112A1C" w:rsidRDefault="00112A1C">
            <w:pPr>
              <w:pStyle w:val="Tables"/>
              <w:snapToGrid w:val="0"/>
            </w:pPr>
          </w:p>
        </w:tc>
        <w:tc>
          <w:tcPr>
            <w:tcW w:w="3440" w:type="dxa"/>
            <w:tcBorders>
              <w:top w:val="single" w:sz="4" w:space="0" w:color="000000"/>
              <w:left w:val="single" w:sz="4" w:space="0" w:color="000000"/>
              <w:bottom w:val="single" w:sz="4" w:space="0" w:color="000000"/>
              <w:right w:val="single" w:sz="4" w:space="0" w:color="000000"/>
            </w:tcBorders>
            <w:shd w:val="clear" w:color="auto" w:fill="auto"/>
          </w:tcPr>
          <w:p w14:paraId="55E87BA6" w14:textId="77777777" w:rsidR="00112A1C" w:rsidRDefault="00112A1C">
            <w:pPr>
              <w:pStyle w:val="Tables"/>
              <w:snapToGrid w:val="0"/>
              <w:rPr>
                <w:szCs w:val="22"/>
              </w:rPr>
            </w:pPr>
          </w:p>
        </w:tc>
      </w:tr>
      <w:tr w:rsidR="00112A1C" w14:paraId="332C9086" w14:textId="77777777">
        <w:trPr>
          <w:cantSplit/>
        </w:trPr>
        <w:tc>
          <w:tcPr>
            <w:tcW w:w="1655" w:type="dxa"/>
            <w:tcBorders>
              <w:top w:val="single" w:sz="4" w:space="0" w:color="000000"/>
              <w:left w:val="single" w:sz="4" w:space="0" w:color="000000"/>
              <w:bottom w:val="single" w:sz="4" w:space="0" w:color="000000"/>
            </w:tcBorders>
            <w:shd w:val="clear" w:color="auto" w:fill="auto"/>
          </w:tcPr>
          <w:p w14:paraId="7001DC59" w14:textId="77777777" w:rsidR="00112A1C" w:rsidRDefault="00112A1C">
            <w:pPr>
              <w:pStyle w:val="Tables"/>
            </w:pPr>
            <w:r>
              <w:rPr>
                <w:szCs w:val="22"/>
              </w:rPr>
              <w:t>Address</w:t>
            </w:r>
          </w:p>
        </w:tc>
        <w:tc>
          <w:tcPr>
            <w:tcW w:w="3420" w:type="dxa"/>
            <w:tcBorders>
              <w:top w:val="single" w:sz="4" w:space="0" w:color="000000"/>
              <w:left w:val="single" w:sz="4" w:space="0" w:color="000000"/>
              <w:bottom w:val="single" w:sz="4" w:space="0" w:color="000000"/>
            </w:tcBorders>
            <w:shd w:val="clear" w:color="auto" w:fill="auto"/>
          </w:tcPr>
          <w:p w14:paraId="126F3400" w14:textId="77777777" w:rsidR="00112A1C" w:rsidRDefault="00112A1C">
            <w:pPr>
              <w:pStyle w:val="Tables"/>
              <w:snapToGrid w:val="0"/>
            </w:pPr>
          </w:p>
        </w:tc>
        <w:tc>
          <w:tcPr>
            <w:tcW w:w="3440" w:type="dxa"/>
            <w:tcBorders>
              <w:top w:val="single" w:sz="4" w:space="0" w:color="000000"/>
              <w:left w:val="single" w:sz="4" w:space="0" w:color="000000"/>
              <w:bottom w:val="single" w:sz="4" w:space="0" w:color="000000"/>
              <w:right w:val="single" w:sz="4" w:space="0" w:color="000000"/>
            </w:tcBorders>
            <w:shd w:val="clear" w:color="auto" w:fill="auto"/>
          </w:tcPr>
          <w:p w14:paraId="4F2AAC9B" w14:textId="77777777" w:rsidR="00112A1C" w:rsidRDefault="00112A1C">
            <w:pPr>
              <w:pStyle w:val="Tables"/>
              <w:snapToGrid w:val="0"/>
              <w:rPr>
                <w:szCs w:val="22"/>
              </w:rPr>
            </w:pPr>
          </w:p>
        </w:tc>
      </w:tr>
      <w:tr w:rsidR="00112A1C" w14:paraId="1E997C92" w14:textId="77777777">
        <w:trPr>
          <w:cantSplit/>
        </w:trPr>
        <w:tc>
          <w:tcPr>
            <w:tcW w:w="1655" w:type="dxa"/>
            <w:tcBorders>
              <w:top w:val="single" w:sz="4" w:space="0" w:color="000000"/>
              <w:left w:val="single" w:sz="4" w:space="0" w:color="000000"/>
              <w:bottom w:val="single" w:sz="4" w:space="0" w:color="000000"/>
            </w:tcBorders>
            <w:shd w:val="clear" w:color="auto" w:fill="auto"/>
          </w:tcPr>
          <w:p w14:paraId="4FB132D4" w14:textId="77777777" w:rsidR="00112A1C" w:rsidRDefault="00112A1C">
            <w:pPr>
              <w:pStyle w:val="Tables"/>
            </w:pPr>
            <w:r>
              <w:rPr>
                <w:szCs w:val="22"/>
              </w:rPr>
              <w:t>Telephone</w:t>
            </w:r>
          </w:p>
        </w:tc>
        <w:tc>
          <w:tcPr>
            <w:tcW w:w="3420" w:type="dxa"/>
            <w:tcBorders>
              <w:top w:val="single" w:sz="4" w:space="0" w:color="000000"/>
              <w:left w:val="single" w:sz="4" w:space="0" w:color="000000"/>
              <w:bottom w:val="single" w:sz="4" w:space="0" w:color="000000"/>
            </w:tcBorders>
            <w:shd w:val="clear" w:color="auto" w:fill="auto"/>
          </w:tcPr>
          <w:p w14:paraId="5BF7DA29" w14:textId="77777777" w:rsidR="00112A1C" w:rsidRDefault="00112A1C">
            <w:pPr>
              <w:pStyle w:val="Tables"/>
              <w:snapToGrid w:val="0"/>
            </w:pPr>
          </w:p>
        </w:tc>
        <w:tc>
          <w:tcPr>
            <w:tcW w:w="3440" w:type="dxa"/>
            <w:tcBorders>
              <w:top w:val="single" w:sz="4" w:space="0" w:color="000000"/>
              <w:left w:val="single" w:sz="4" w:space="0" w:color="000000"/>
              <w:bottom w:val="single" w:sz="4" w:space="0" w:color="000000"/>
              <w:right w:val="single" w:sz="4" w:space="0" w:color="000000"/>
            </w:tcBorders>
            <w:shd w:val="clear" w:color="auto" w:fill="auto"/>
          </w:tcPr>
          <w:p w14:paraId="4E794D5B" w14:textId="77777777" w:rsidR="00112A1C" w:rsidRDefault="00112A1C">
            <w:pPr>
              <w:pStyle w:val="Tables"/>
              <w:snapToGrid w:val="0"/>
              <w:rPr>
                <w:szCs w:val="22"/>
              </w:rPr>
            </w:pPr>
          </w:p>
        </w:tc>
      </w:tr>
      <w:tr w:rsidR="00112A1C" w14:paraId="67B804EC" w14:textId="77777777">
        <w:trPr>
          <w:cantSplit/>
        </w:trPr>
        <w:tc>
          <w:tcPr>
            <w:tcW w:w="1655" w:type="dxa"/>
            <w:tcBorders>
              <w:top w:val="single" w:sz="4" w:space="0" w:color="000000"/>
              <w:left w:val="single" w:sz="4" w:space="0" w:color="000000"/>
              <w:bottom w:val="single" w:sz="4" w:space="0" w:color="000000"/>
            </w:tcBorders>
            <w:shd w:val="clear" w:color="auto" w:fill="auto"/>
          </w:tcPr>
          <w:p w14:paraId="014C9EB8" w14:textId="77777777" w:rsidR="00112A1C" w:rsidRDefault="00112A1C">
            <w:pPr>
              <w:pStyle w:val="Tables"/>
            </w:pPr>
            <w:r>
              <w:rPr>
                <w:szCs w:val="22"/>
              </w:rPr>
              <w:t>E-mail</w:t>
            </w:r>
          </w:p>
        </w:tc>
        <w:tc>
          <w:tcPr>
            <w:tcW w:w="3420" w:type="dxa"/>
            <w:tcBorders>
              <w:top w:val="single" w:sz="4" w:space="0" w:color="000000"/>
              <w:left w:val="single" w:sz="4" w:space="0" w:color="000000"/>
              <w:bottom w:val="single" w:sz="4" w:space="0" w:color="000000"/>
            </w:tcBorders>
            <w:shd w:val="clear" w:color="auto" w:fill="auto"/>
          </w:tcPr>
          <w:p w14:paraId="7371BCBA" w14:textId="77777777" w:rsidR="00112A1C" w:rsidRDefault="00112A1C">
            <w:pPr>
              <w:pStyle w:val="Tables"/>
              <w:snapToGrid w:val="0"/>
            </w:pPr>
          </w:p>
        </w:tc>
        <w:tc>
          <w:tcPr>
            <w:tcW w:w="3440" w:type="dxa"/>
            <w:tcBorders>
              <w:top w:val="single" w:sz="4" w:space="0" w:color="000000"/>
              <w:left w:val="single" w:sz="4" w:space="0" w:color="000000"/>
              <w:bottom w:val="single" w:sz="4" w:space="0" w:color="000000"/>
              <w:right w:val="single" w:sz="4" w:space="0" w:color="000000"/>
            </w:tcBorders>
            <w:shd w:val="clear" w:color="auto" w:fill="auto"/>
          </w:tcPr>
          <w:p w14:paraId="6D621B23" w14:textId="77777777" w:rsidR="00112A1C" w:rsidRDefault="00112A1C">
            <w:pPr>
              <w:pStyle w:val="Tables"/>
              <w:snapToGrid w:val="0"/>
              <w:rPr>
                <w:szCs w:val="22"/>
              </w:rPr>
            </w:pPr>
          </w:p>
        </w:tc>
      </w:tr>
    </w:tbl>
    <w:p w14:paraId="19A1D1A4" w14:textId="77777777" w:rsidR="00112A1C" w:rsidRDefault="00112A1C">
      <w:pPr>
        <w:pStyle w:val="Heading6"/>
        <w:numPr>
          <w:ilvl w:val="0"/>
          <w:numId w:val="0"/>
        </w:numPr>
        <w:ind w:left="900"/>
      </w:pPr>
    </w:p>
    <w:p w14:paraId="6FF43660" w14:textId="77777777" w:rsidR="00112A1C" w:rsidRPr="007C0F72" w:rsidRDefault="00112A1C" w:rsidP="00BF1BD3">
      <w:pPr>
        <w:pStyle w:val="Heading6"/>
        <w:numPr>
          <w:ilvl w:val="0"/>
          <w:numId w:val="0"/>
        </w:numPr>
      </w:pPr>
      <w:r w:rsidRPr="007C0F72">
        <w:t xml:space="preserve">Project Start: </w:t>
      </w:r>
    </w:p>
    <w:p w14:paraId="06D6EAC1" w14:textId="77777777" w:rsidR="00112A1C" w:rsidRPr="007C0F72" w:rsidRDefault="00112A1C" w:rsidP="00BF1BD3">
      <w:pPr>
        <w:pStyle w:val="Heading6"/>
        <w:numPr>
          <w:ilvl w:val="0"/>
          <w:numId w:val="0"/>
        </w:numPr>
      </w:pPr>
      <w:r w:rsidRPr="007C0F72">
        <w:t xml:space="preserve">End Date: </w:t>
      </w:r>
    </w:p>
    <w:p w14:paraId="7DF8948C" w14:textId="77777777" w:rsidR="00112A1C" w:rsidRDefault="00112A1C" w:rsidP="00D03F3A">
      <w:pPr>
        <w:pStyle w:val="Heading4"/>
        <w:numPr>
          <w:ilvl w:val="3"/>
          <w:numId w:val="13"/>
        </w:numPr>
        <w:tabs>
          <w:tab w:val="left" w:pos="900"/>
        </w:tabs>
      </w:pPr>
      <w:r>
        <w:t>Project Specifications, Deliverables, Timeline, and Responsibilities</w:t>
      </w:r>
    </w:p>
    <w:p w14:paraId="4467C608" w14:textId="77777777" w:rsidR="007C0F72" w:rsidRPr="007C0F72" w:rsidRDefault="007C0F72" w:rsidP="007C0F72">
      <w:pPr>
        <w:pStyle w:val="Heading6"/>
        <w:numPr>
          <w:ilvl w:val="0"/>
          <w:numId w:val="0"/>
        </w:numPr>
        <w:ind w:left="1440" w:hanging="720"/>
      </w:pPr>
    </w:p>
    <w:p w14:paraId="5C24EE75" w14:textId="77777777" w:rsidR="00112A1C" w:rsidRDefault="00112A1C" w:rsidP="00D03F3A">
      <w:pPr>
        <w:pStyle w:val="Heading4"/>
        <w:numPr>
          <w:ilvl w:val="3"/>
          <w:numId w:val="13"/>
        </w:numPr>
        <w:tabs>
          <w:tab w:val="left" w:pos="900"/>
        </w:tabs>
      </w:pPr>
      <w:r>
        <w:t>Designated Professionals</w:t>
      </w:r>
    </w:p>
    <w:p w14:paraId="0FDCD845" w14:textId="77777777" w:rsidR="00112A1C" w:rsidRDefault="00112A1C" w:rsidP="00BF1BD3">
      <w:pPr>
        <w:pStyle w:val="Heading6"/>
        <w:numPr>
          <w:ilvl w:val="0"/>
          <w:numId w:val="0"/>
        </w:numPr>
        <w:tabs>
          <w:tab w:val="left" w:pos="360"/>
        </w:tabs>
      </w:pPr>
      <w:r>
        <w:rPr>
          <w:sz w:val="20"/>
          <w:szCs w:val="20"/>
        </w:rPr>
        <w:t>One or more names appearing in the table below indicates that the designated responsibilities for the project will be carried out by the designated individual.  If the table lists particular qualifications, but no</w:t>
      </w:r>
      <w:r>
        <w:t xml:space="preserve"> name, the designated responsibilities will be carried out by an individual with those qualifications.  These designations may be changed only with the consent of the Lilly contact person responsible for accepting the services and deliverables.</w:t>
      </w:r>
    </w:p>
    <w:tbl>
      <w:tblPr>
        <w:tblW w:w="0" w:type="auto"/>
        <w:tblInd w:w="278" w:type="dxa"/>
        <w:tblLayout w:type="fixed"/>
        <w:tblLook w:val="0000" w:firstRow="0" w:lastRow="0" w:firstColumn="0" w:lastColumn="0" w:noHBand="0" w:noVBand="0"/>
      </w:tblPr>
      <w:tblGrid>
        <w:gridCol w:w="3420"/>
        <w:gridCol w:w="3240"/>
        <w:gridCol w:w="2720"/>
      </w:tblGrid>
      <w:tr w:rsidR="00112A1C" w14:paraId="571A9B91" w14:textId="77777777">
        <w:trPr>
          <w:cantSplit/>
        </w:trPr>
        <w:tc>
          <w:tcPr>
            <w:tcW w:w="3420" w:type="dxa"/>
            <w:tcBorders>
              <w:top w:val="single" w:sz="4" w:space="0" w:color="000000"/>
              <w:left w:val="single" w:sz="4" w:space="0" w:color="000000"/>
              <w:bottom w:val="single" w:sz="4" w:space="0" w:color="000000"/>
            </w:tcBorders>
            <w:shd w:val="clear" w:color="auto" w:fill="auto"/>
          </w:tcPr>
          <w:p w14:paraId="266199C6" w14:textId="77777777" w:rsidR="00112A1C" w:rsidRDefault="00112A1C">
            <w:pPr>
              <w:pStyle w:val="Tables"/>
            </w:pPr>
            <w:r>
              <w:rPr>
                <w:szCs w:val="22"/>
              </w:rPr>
              <w:t>Name</w:t>
            </w:r>
          </w:p>
        </w:tc>
        <w:tc>
          <w:tcPr>
            <w:tcW w:w="3240" w:type="dxa"/>
            <w:tcBorders>
              <w:top w:val="single" w:sz="4" w:space="0" w:color="000000"/>
              <w:left w:val="single" w:sz="4" w:space="0" w:color="000000"/>
              <w:bottom w:val="single" w:sz="4" w:space="0" w:color="000000"/>
            </w:tcBorders>
            <w:shd w:val="clear" w:color="auto" w:fill="auto"/>
          </w:tcPr>
          <w:p w14:paraId="0954F815" w14:textId="77777777" w:rsidR="00112A1C" w:rsidRDefault="00112A1C">
            <w:pPr>
              <w:pStyle w:val="Tables"/>
            </w:pPr>
            <w:r>
              <w:rPr>
                <w:szCs w:val="22"/>
              </w:rPr>
              <w:t>Qualifications</w:t>
            </w:r>
          </w:p>
        </w:tc>
        <w:tc>
          <w:tcPr>
            <w:tcW w:w="2720" w:type="dxa"/>
            <w:tcBorders>
              <w:top w:val="single" w:sz="4" w:space="0" w:color="000000"/>
              <w:left w:val="single" w:sz="4" w:space="0" w:color="000000"/>
              <w:bottom w:val="single" w:sz="4" w:space="0" w:color="000000"/>
              <w:right w:val="single" w:sz="4" w:space="0" w:color="000000"/>
            </w:tcBorders>
            <w:shd w:val="clear" w:color="auto" w:fill="auto"/>
          </w:tcPr>
          <w:p w14:paraId="1BBDE51E" w14:textId="77777777" w:rsidR="00112A1C" w:rsidRDefault="00112A1C">
            <w:pPr>
              <w:pStyle w:val="Tables"/>
            </w:pPr>
            <w:r>
              <w:rPr>
                <w:szCs w:val="22"/>
              </w:rPr>
              <w:t>Designated</w:t>
            </w:r>
          </w:p>
          <w:p w14:paraId="5F0B7F2C" w14:textId="77777777" w:rsidR="00112A1C" w:rsidRDefault="00112A1C">
            <w:pPr>
              <w:pStyle w:val="Tables"/>
            </w:pPr>
            <w:r>
              <w:rPr>
                <w:szCs w:val="22"/>
              </w:rPr>
              <w:t xml:space="preserve">Responsibilities </w:t>
            </w:r>
          </w:p>
        </w:tc>
      </w:tr>
      <w:tr w:rsidR="00112A1C" w14:paraId="0F546B2C" w14:textId="77777777">
        <w:trPr>
          <w:cantSplit/>
        </w:trPr>
        <w:tc>
          <w:tcPr>
            <w:tcW w:w="3420" w:type="dxa"/>
            <w:tcBorders>
              <w:top w:val="single" w:sz="4" w:space="0" w:color="000000"/>
              <w:left w:val="single" w:sz="4" w:space="0" w:color="000000"/>
              <w:bottom w:val="single" w:sz="4" w:space="0" w:color="000000"/>
            </w:tcBorders>
            <w:shd w:val="clear" w:color="auto" w:fill="auto"/>
          </w:tcPr>
          <w:p w14:paraId="32CEE8B0" w14:textId="77777777" w:rsidR="00112A1C" w:rsidRDefault="00112A1C">
            <w:pPr>
              <w:pStyle w:val="Tables"/>
              <w:snapToGrid w:val="0"/>
              <w:jc w:val="center"/>
            </w:pPr>
          </w:p>
        </w:tc>
        <w:tc>
          <w:tcPr>
            <w:tcW w:w="3240" w:type="dxa"/>
            <w:tcBorders>
              <w:top w:val="single" w:sz="4" w:space="0" w:color="000000"/>
              <w:left w:val="single" w:sz="4" w:space="0" w:color="000000"/>
              <w:bottom w:val="single" w:sz="4" w:space="0" w:color="000000"/>
            </w:tcBorders>
            <w:shd w:val="clear" w:color="auto" w:fill="auto"/>
          </w:tcPr>
          <w:p w14:paraId="46C167B4" w14:textId="77777777" w:rsidR="00112A1C" w:rsidRDefault="00112A1C">
            <w:pPr>
              <w:pStyle w:val="Tables"/>
              <w:snapToGrid w:val="0"/>
            </w:pPr>
          </w:p>
        </w:tc>
        <w:tc>
          <w:tcPr>
            <w:tcW w:w="2720" w:type="dxa"/>
            <w:tcBorders>
              <w:top w:val="single" w:sz="4" w:space="0" w:color="000000"/>
              <w:left w:val="single" w:sz="4" w:space="0" w:color="000000"/>
              <w:bottom w:val="single" w:sz="4" w:space="0" w:color="000000"/>
              <w:right w:val="single" w:sz="4" w:space="0" w:color="000000"/>
            </w:tcBorders>
            <w:shd w:val="clear" w:color="auto" w:fill="auto"/>
          </w:tcPr>
          <w:p w14:paraId="04B42DF9" w14:textId="77777777" w:rsidR="00112A1C" w:rsidRDefault="00112A1C">
            <w:pPr>
              <w:pStyle w:val="Tables"/>
              <w:snapToGrid w:val="0"/>
            </w:pPr>
          </w:p>
        </w:tc>
      </w:tr>
      <w:tr w:rsidR="00112A1C" w14:paraId="7E582EED" w14:textId="77777777">
        <w:trPr>
          <w:cantSplit/>
        </w:trPr>
        <w:tc>
          <w:tcPr>
            <w:tcW w:w="3420" w:type="dxa"/>
            <w:tcBorders>
              <w:top w:val="single" w:sz="4" w:space="0" w:color="000000"/>
              <w:left w:val="single" w:sz="4" w:space="0" w:color="000000"/>
              <w:bottom w:val="single" w:sz="4" w:space="0" w:color="000000"/>
            </w:tcBorders>
            <w:shd w:val="clear" w:color="auto" w:fill="auto"/>
          </w:tcPr>
          <w:p w14:paraId="34A035ED" w14:textId="77777777" w:rsidR="00112A1C" w:rsidRDefault="00112A1C">
            <w:pPr>
              <w:pStyle w:val="Tables"/>
              <w:snapToGrid w:val="0"/>
            </w:pPr>
          </w:p>
        </w:tc>
        <w:tc>
          <w:tcPr>
            <w:tcW w:w="3240" w:type="dxa"/>
            <w:tcBorders>
              <w:top w:val="single" w:sz="4" w:space="0" w:color="000000"/>
              <w:left w:val="single" w:sz="4" w:space="0" w:color="000000"/>
              <w:bottom w:val="single" w:sz="4" w:space="0" w:color="000000"/>
            </w:tcBorders>
            <w:shd w:val="clear" w:color="auto" w:fill="auto"/>
          </w:tcPr>
          <w:p w14:paraId="01418EC2" w14:textId="77777777" w:rsidR="00112A1C" w:rsidRDefault="00112A1C">
            <w:pPr>
              <w:pStyle w:val="Tables"/>
              <w:snapToGrid w:val="0"/>
            </w:pPr>
          </w:p>
        </w:tc>
        <w:tc>
          <w:tcPr>
            <w:tcW w:w="2720" w:type="dxa"/>
            <w:tcBorders>
              <w:top w:val="single" w:sz="4" w:space="0" w:color="000000"/>
              <w:left w:val="single" w:sz="4" w:space="0" w:color="000000"/>
              <w:bottom w:val="single" w:sz="4" w:space="0" w:color="000000"/>
              <w:right w:val="single" w:sz="4" w:space="0" w:color="000000"/>
            </w:tcBorders>
            <w:shd w:val="clear" w:color="auto" w:fill="auto"/>
          </w:tcPr>
          <w:p w14:paraId="4B0E4ACB" w14:textId="77777777" w:rsidR="00112A1C" w:rsidRDefault="00112A1C" w:rsidP="00BF1BD3">
            <w:pPr>
              <w:pStyle w:val="Tables"/>
              <w:snapToGrid w:val="0"/>
            </w:pPr>
          </w:p>
        </w:tc>
      </w:tr>
    </w:tbl>
    <w:p w14:paraId="180D35F5" w14:textId="77777777" w:rsidR="00112A1C" w:rsidRDefault="00112A1C">
      <w:pPr>
        <w:pStyle w:val="BodyText"/>
        <w:rPr>
          <w:szCs w:val="22"/>
        </w:rPr>
      </w:pPr>
    </w:p>
    <w:p w14:paraId="4DDBB538" w14:textId="77777777" w:rsidR="00112A1C" w:rsidRDefault="00112A1C" w:rsidP="00D03F3A">
      <w:pPr>
        <w:pStyle w:val="Heading4"/>
        <w:numPr>
          <w:ilvl w:val="3"/>
          <w:numId w:val="13"/>
        </w:numPr>
        <w:tabs>
          <w:tab w:val="left" w:pos="900"/>
        </w:tabs>
      </w:pPr>
      <w:r>
        <w:t>Compensation</w:t>
      </w:r>
    </w:p>
    <w:p w14:paraId="00C40E8C" w14:textId="77777777" w:rsidR="00112A1C" w:rsidRDefault="00BF1BD3" w:rsidP="00BF1BD3">
      <w:pPr>
        <w:pStyle w:val="Heading6"/>
        <w:numPr>
          <w:ilvl w:val="0"/>
          <w:numId w:val="0"/>
        </w:numPr>
      </w:pPr>
      <w:r>
        <w:rPr>
          <w:sz w:val="20"/>
          <w:szCs w:val="20"/>
        </w:rPr>
        <w:t>4.1</w:t>
      </w:r>
      <w:r>
        <w:rPr>
          <w:sz w:val="20"/>
          <w:szCs w:val="20"/>
        </w:rPr>
        <w:tab/>
      </w:r>
      <w:r w:rsidR="00112A1C">
        <w:rPr>
          <w:sz w:val="20"/>
          <w:szCs w:val="20"/>
        </w:rPr>
        <w:t xml:space="preserve">Seller's entire Compensation for complete performance of this Project is set forth in this Section. </w:t>
      </w:r>
    </w:p>
    <w:p w14:paraId="7C6EC53B" w14:textId="77777777" w:rsidR="00112A1C" w:rsidRDefault="00BF1BD3" w:rsidP="00BF1BD3">
      <w:pPr>
        <w:pStyle w:val="Heading6"/>
        <w:numPr>
          <w:ilvl w:val="0"/>
          <w:numId w:val="0"/>
        </w:numPr>
      </w:pPr>
      <w:r>
        <w:rPr>
          <w:sz w:val="20"/>
          <w:szCs w:val="20"/>
        </w:rPr>
        <w:t>4.2</w:t>
      </w:r>
      <w:r>
        <w:rPr>
          <w:sz w:val="20"/>
          <w:szCs w:val="20"/>
        </w:rPr>
        <w:tab/>
      </w:r>
      <w:r w:rsidR="00112A1C">
        <w:rPr>
          <w:sz w:val="20"/>
          <w:szCs w:val="20"/>
        </w:rPr>
        <w:t>Seller may not increase the hourly labor rates quoted herein during the duration of this The Project Specifications and Compensation exhibit and any Change Orders.</w:t>
      </w:r>
    </w:p>
    <w:p w14:paraId="4091675D" w14:textId="77777777" w:rsidR="00112A1C" w:rsidRDefault="00112A1C" w:rsidP="00BF1BD3">
      <w:pPr>
        <w:pStyle w:val="Heading6"/>
        <w:numPr>
          <w:ilvl w:val="1"/>
          <w:numId w:val="14"/>
        </w:numPr>
      </w:pPr>
      <w:r>
        <w:lastRenderedPageBreak/>
        <w:t>Hourly Fees:</w:t>
      </w:r>
    </w:p>
    <w:tbl>
      <w:tblPr>
        <w:tblW w:w="0" w:type="auto"/>
        <w:tblInd w:w="-10" w:type="dxa"/>
        <w:tblLayout w:type="fixed"/>
        <w:tblLook w:val="0000" w:firstRow="0" w:lastRow="0" w:firstColumn="0" w:lastColumn="0" w:noHBand="0" w:noVBand="0"/>
      </w:tblPr>
      <w:tblGrid>
        <w:gridCol w:w="2538"/>
        <w:gridCol w:w="2686"/>
        <w:gridCol w:w="1033"/>
        <w:gridCol w:w="1440"/>
        <w:gridCol w:w="1672"/>
      </w:tblGrid>
      <w:tr w:rsidR="00112A1C" w14:paraId="40DD2D21" w14:textId="77777777">
        <w:tc>
          <w:tcPr>
            <w:tcW w:w="2538" w:type="dxa"/>
            <w:tcBorders>
              <w:top w:val="single" w:sz="4" w:space="0" w:color="000000"/>
              <w:left w:val="single" w:sz="4" w:space="0" w:color="000000"/>
              <w:bottom w:val="single" w:sz="4" w:space="0" w:color="000000"/>
            </w:tcBorders>
            <w:shd w:val="clear" w:color="auto" w:fill="auto"/>
          </w:tcPr>
          <w:p w14:paraId="253734A0" w14:textId="77777777" w:rsidR="00112A1C" w:rsidRDefault="00112A1C">
            <w:pPr>
              <w:jc w:val="center"/>
            </w:pPr>
            <w:r>
              <w:rPr>
                <w:b/>
                <w:sz w:val="22"/>
                <w:szCs w:val="22"/>
              </w:rPr>
              <w:t>Resource Name</w:t>
            </w:r>
          </w:p>
        </w:tc>
        <w:tc>
          <w:tcPr>
            <w:tcW w:w="2686" w:type="dxa"/>
            <w:tcBorders>
              <w:top w:val="single" w:sz="4" w:space="0" w:color="000000"/>
              <w:left w:val="single" w:sz="4" w:space="0" w:color="000000"/>
              <w:bottom w:val="single" w:sz="4" w:space="0" w:color="000000"/>
            </w:tcBorders>
            <w:shd w:val="clear" w:color="auto" w:fill="auto"/>
          </w:tcPr>
          <w:p w14:paraId="51EAAFCC" w14:textId="77777777" w:rsidR="00112A1C" w:rsidRDefault="00112A1C">
            <w:pPr>
              <w:jc w:val="center"/>
            </w:pPr>
            <w:r>
              <w:rPr>
                <w:b/>
                <w:sz w:val="22"/>
                <w:szCs w:val="22"/>
              </w:rPr>
              <w:t>Role/Title</w:t>
            </w:r>
          </w:p>
        </w:tc>
        <w:tc>
          <w:tcPr>
            <w:tcW w:w="1033" w:type="dxa"/>
            <w:tcBorders>
              <w:top w:val="single" w:sz="4" w:space="0" w:color="000000"/>
              <w:left w:val="single" w:sz="4" w:space="0" w:color="000000"/>
              <w:bottom w:val="single" w:sz="4" w:space="0" w:color="000000"/>
            </w:tcBorders>
            <w:shd w:val="clear" w:color="auto" w:fill="auto"/>
          </w:tcPr>
          <w:p w14:paraId="3366FE80" w14:textId="77777777" w:rsidR="00112A1C" w:rsidRDefault="00112A1C">
            <w:pPr>
              <w:jc w:val="center"/>
            </w:pPr>
            <w:r>
              <w:rPr>
                <w:b/>
                <w:sz w:val="22"/>
                <w:szCs w:val="22"/>
              </w:rPr>
              <w:t>Hourly/Daily Fee</w:t>
            </w:r>
          </w:p>
        </w:tc>
        <w:tc>
          <w:tcPr>
            <w:tcW w:w="1440" w:type="dxa"/>
            <w:tcBorders>
              <w:top w:val="single" w:sz="4" w:space="0" w:color="000000"/>
              <w:left w:val="single" w:sz="4" w:space="0" w:color="000000"/>
              <w:bottom w:val="single" w:sz="4" w:space="0" w:color="000000"/>
            </w:tcBorders>
            <w:shd w:val="clear" w:color="auto" w:fill="auto"/>
          </w:tcPr>
          <w:p w14:paraId="113E42BA" w14:textId="77777777" w:rsidR="00112A1C" w:rsidRDefault="00112A1C">
            <w:pPr>
              <w:jc w:val="center"/>
            </w:pPr>
            <w:r>
              <w:rPr>
                <w:b/>
                <w:sz w:val="22"/>
                <w:szCs w:val="22"/>
              </w:rPr>
              <w:t>Estimated Effort #Hours/Days</w:t>
            </w:r>
          </w:p>
        </w:tc>
        <w:tc>
          <w:tcPr>
            <w:tcW w:w="1672" w:type="dxa"/>
            <w:tcBorders>
              <w:top w:val="single" w:sz="4" w:space="0" w:color="000000"/>
              <w:left w:val="single" w:sz="4" w:space="0" w:color="000000"/>
              <w:bottom w:val="single" w:sz="4" w:space="0" w:color="000000"/>
              <w:right w:val="single" w:sz="4" w:space="0" w:color="000000"/>
            </w:tcBorders>
            <w:shd w:val="clear" w:color="auto" w:fill="auto"/>
          </w:tcPr>
          <w:p w14:paraId="1C92A553" w14:textId="77777777" w:rsidR="00112A1C" w:rsidRDefault="00112A1C">
            <w:pPr>
              <w:jc w:val="center"/>
            </w:pPr>
            <w:r>
              <w:rPr>
                <w:b/>
                <w:sz w:val="22"/>
                <w:szCs w:val="22"/>
              </w:rPr>
              <w:t>Estimated Fee</w:t>
            </w:r>
          </w:p>
        </w:tc>
      </w:tr>
      <w:tr w:rsidR="00112A1C" w14:paraId="436296A7" w14:textId="77777777">
        <w:tc>
          <w:tcPr>
            <w:tcW w:w="2538" w:type="dxa"/>
            <w:tcBorders>
              <w:top w:val="single" w:sz="4" w:space="0" w:color="000000"/>
              <w:left w:val="single" w:sz="4" w:space="0" w:color="000000"/>
              <w:bottom w:val="single" w:sz="4" w:space="0" w:color="000000"/>
            </w:tcBorders>
            <w:shd w:val="clear" w:color="auto" w:fill="auto"/>
          </w:tcPr>
          <w:p w14:paraId="00192BE0" w14:textId="77777777" w:rsidR="00112A1C" w:rsidRDefault="00112A1C">
            <w:pPr>
              <w:snapToGrid w:val="0"/>
              <w:jc w:val="center"/>
            </w:pPr>
          </w:p>
        </w:tc>
        <w:tc>
          <w:tcPr>
            <w:tcW w:w="2686" w:type="dxa"/>
            <w:tcBorders>
              <w:top w:val="single" w:sz="4" w:space="0" w:color="000000"/>
              <w:left w:val="single" w:sz="4" w:space="0" w:color="000000"/>
              <w:bottom w:val="single" w:sz="4" w:space="0" w:color="000000"/>
            </w:tcBorders>
            <w:shd w:val="clear" w:color="auto" w:fill="auto"/>
          </w:tcPr>
          <w:p w14:paraId="60B4DE87" w14:textId="77777777" w:rsidR="00112A1C" w:rsidRDefault="00112A1C">
            <w:pPr>
              <w:snapToGrid w:val="0"/>
            </w:pPr>
          </w:p>
        </w:tc>
        <w:tc>
          <w:tcPr>
            <w:tcW w:w="1033" w:type="dxa"/>
            <w:tcBorders>
              <w:top w:val="single" w:sz="4" w:space="0" w:color="000000"/>
              <w:left w:val="single" w:sz="4" w:space="0" w:color="000000"/>
              <w:bottom w:val="single" w:sz="4" w:space="0" w:color="000000"/>
            </w:tcBorders>
            <w:shd w:val="clear" w:color="auto" w:fill="auto"/>
          </w:tcPr>
          <w:p w14:paraId="15C9DD0E" w14:textId="77777777" w:rsidR="00112A1C" w:rsidRDefault="00112A1C">
            <w:pPr>
              <w:snapToGrid w:val="0"/>
            </w:pPr>
          </w:p>
        </w:tc>
        <w:tc>
          <w:tcPr>
            <w:tcW w:w="1440" w:type="dxa"/>
            <w:tcBorders>
              <w:top w:val="single" w:sz="4" w:space="0" w:color="000000"/>
              <w:left w:val="single" w:sz="4" w:space="0" w:color="000000"/>
              <w:bottom w:val="single" w:sz="4" w:space="0" w:color="000000"/>
            </w:tcBorders>
            <w:shd w:val="clear" w:color="auto" w:fill="auto"/>
          </w:tcPr>
          <w:p w14:paraId="7C32146F" w14:textId="77777777" w:rsidR="00112A1C" w:rsidRDefault="00112A1C">
            <w:pPr>
              <w:snapToGrid w:val="0"/>
            </w:pPr>
          </w:p>
        </w:tc>
        <w:tc>
          <w:tcPr>
            <w:tcW w:w="1672" w:type="dxa"/>
            <w:tcBorders>
              <w:top w:val="single" w:sz="4" w:space="0" w:color="000000"/>
              <w:left w:val="single" w:sz="4" w:space="0" w:color="000000"/>
              <w:bottom w:val="single" w:sz="4" w:space="0" w:color="000000"/>
              <w:right w:val="single" w:sz="4" w:space="0" w:color="000000"/>
            </w:tcBorders>
            <w:shd w:val="clear" w:color="auto" w:fill="auto"/>
          </w:tcPr>
          <w:p w14:paraId="2846E8ED" w14:textId="77777777" w:rsidR="00112A1C" w:rsidRDefault="00112A1C">
            <w:pPr>
              <w:snapToGrid w:val="0"/>
            </w:pPr>
          </w:p>
        </w:tc>
      </w:tr>
      <w:tr w:rsidR="00112A1C" w14:paraId="486F1D2C" w14:textId="77777777">
        <w:tc>
          <w:tcPr>
            <w:tcW w:w="2538" w:type="dxa"/>
            <w:tcBorders>
              <w:top w:val="single" w:sz="4" w:space="0" w:color="000000"/>
              <w:left w:val="single" w:sz="4" w:space="0" w:color="000000"/>
              <w:bottom w:val="single" w:sz="4" w:space="0" w:color="000000"/>
            </w:tcBorders>
            <w:shd w:val="clear" w:color="auto" w:fill="auto"/>
          </w:tcPr>
          <w:p w14:paraId="383A543E" w14:textId="77777777" w:rsidR="00112A1C" w:rsidRDefault="00112A1C">
            <w:pPr>
              <w:snapToGrid w:val="0"/>
            </w:pPr>
          </w:p>
        </w:tc>
        <w:tc>
          <w:tcPr>
            <w:tcW w:w="2686" w:type="dxa"/>
            <w:tcBorders>
              <w:top w:val="single" w:sz="4" w:space="0" w:color="000000"/>
              <w:left w:val="single" w:sz="4" w:space="0" w:color="000000"/>
              <w:bottom w:val="single" w:sz="4" w:space="0" w:color="000000"/>
            </w:tcBorders>
            <w:shd w:val="clear" w:color="auto" w:fill="auto"/>
          </w:tcPr>
          <w:p w14:paraId="30BEA49E" w14:textId="77777777" w:rsidR="00112A1C" w:rsidRDefault="00112A1C">
            <w:pPr>
              <w:snapToGrid w:val="0"/>
            </w:pPr>
          </w:p>
        </w:tc>
        <w:tc>
          <w:tcPr>
            <w:tcW w:w="1033" w:type="dxa"/>
            <w:tcBorders>
              <w:top w:val="single" w:sz="4" w:space="0" w:color="000000"/>
              <w:left w:val="single" w:sz="4" w:space="0" w:color="000000"/>
              <w:bottom w:val="single" w:sz="4" w:space="0" w:color="000000"/>
            </w:tcBorders>
            <w:shd w:val="clear" w:color="auto" w:fill="auto"/>
          </w:tcPr>
          <w:p w14:paraId="1CBE0FED" w14:textId="77777777" w:rsidR="00112A1C" w:rsidRDefault="00112A1C">
            <w:pPr>
              <w:snapToGrid w:val="0"/>
            </w:pPr>
          </w:p>
        </w:tc>
        <w:tc>
          <w:tcPr>
            <w:tcW w:w="1440" w:type="dxa"/>
            <w:tcBorders>
              <w:top w:val="single" w:sz="4" w:space="0" w:color="000000"/>
              <w:left w:val="single" w:sz="4" w:space="0" w:color="000000"/>
              <w:bottom w:val="single" w:sz="4" w:space="0" w:color="000000"/>
            </w:tcBorders>
            <w:shd w:val="clear" w:color="auto" w:fill="auto"/>
          </w:tcPr>
          <w:p w14:paraId="4275B85C" w14:textId="77777777" w:rsidR="00112A1C" w:rsidRDefault="00112A1C">
            <w:pPr>
              <w:snapToGrid w:val="0"/>
            </w:pPr>
          </w:p>
        </w:tc>
        <w:tc>
          <w:tcPr>
            <w:tcW w:w="1672" w:type="dxa"/>
            <w:tcBorders>
              <w:top w:val="single" w:sz="4" w:space="0" w:color="000000"/>
              <w:left w:val="single" w:sz="4" w:space="0" w:color="000000"/>
              <w:bottom w:val="single" w:sz="4" w:space="0" w:color="000000"/>
              <w:right w:val="single" w:sz="4" w:space="0" w:color="000000"/>
            </w:tcBorders>
            <w:shd w:val="clear" w:color="auto" w:fill="auto"/>
          </w:tcPr>
          <w:p w14:paraId="392E8347" w14:textId="77777777" w:rsidR="00112A1C" w:rsidRDefault="00112A1C">
            <w:pPr>
              <w:snapToGrid w:val="0"/>
            </w:pPr>
          </w:p>
        </w:tc>
      </w:tr>
      <w:tr w:rsidR="00112A1C" w14:paraId="19F8E9E2" w14:textId="77777777">
        <w:tc>
          <w:tcPr>
            <w:tcW w:w="7697" w:type="dxa"/>
            <w:gridSpan w:val="4"/>
            <w:tcBorders>
              <w:top w:val="single" w:sz="4" w:space="0" w:color="000000"/>
              <w:left w:val="single" w:sz="4" w:space="0" w:color="000000"/>
              <w:bottom w:val="single" w:sz="4" w:space="0" w:color="000000"/>
            </w:tcBorders>
            <w:shd w:val="clear" w:color="auto" w:fill="auto"/>
          </w:tcPr>
          <w:p w14:paraId="69BF0DC7" w14:textId="77777777" w:rsidR="00112A1C" w:rsidRDefault="00112A1C">
            <w:pPr>
              <w:jc w:val="right"/>
            </w:pPr>
            <w:r>
              <w:rPr>
                <w:b/>
                <w:sz w:val="22"/>
                <w:szCs w:val="22"/>
              </w:rPr>
              <w:t>Total Services</w:t>
            </w:r>
          </w:p>
        </w:tc>
        <w:tc>
          <w:tcPr>
            <w:tcW w:w="1672" w:type="dxa"/>
            <w:tcBorders>
              <w:top w:val="single" w:sz="4" w:space="0" w:color="000000"/>
              <w:left w:val="single" w:sz="4" w:space="0" w:color="000000"/>
              <w:bottom w:val="single" w:sz="4" w:space="0" w:color="000000"/>
              <w:right w:val="single" w:sz="4" w:space="0" w:color="000000"/>
            </w:tcBorders>
            <w:shd w:val="clear" w:color="auto" w:fill="auto"/>
          </w:tcPr>
          <w:p w14:paraId="6180819A" w14:textId="77777777" w:rsidR="00112A1C" w:rsidRDefault="00112A1C"/>
        </w:tc>
      </w:tr>
      <w:tr w:rsidR="00112A1C" w14:paraId="1ED73DAD" w14:textId="77777777">
        <w:tc>
          <w:tcPr>
            <w:tcW w:w="7697" w:type="dxa"/>
            <w:gridSpan w:val="4"/>
            <w:tcBorders>
              <w:top w:val="single" w:sz="4" w:space="0" w:color="000000"/>
              <w:left w:val="single" w:sz="4" w:space="0" w:color="000000"/>
              <w:bottom w:val="double" w:sz="4" w:space="0" w:color="000000"/>
            </w:tcBorders>
            <w:shd w:val="clear" w:color="auto" w:fill="auto"/>
          </w:tcPr>
          <w:p w14:paraId="7D313D05" w14:textId="77777777" w:rsidR="00112A1C" w:rsidRDefault="00112A1C">
            <w:pPr>
              <w:jc w:val="right"/>
            </w:pPr>
            <w:r>
              <w:rPr>
                <w:b/>
                <w:sz w:val="22"/>
                <w:szCs w:val="22"/>
              </w:rPr>
              <w:t>Estimated Expenses</w:t>
            </w:r>
          </w:p>
        </w:tc>
        <w:tc>
          <w:tcPr>
            <w:tcW w:w="1672" w:type="dxa"/>
            <w:tcBorders>
              <w:top w:val="single" w:sz="4" w:space="0" w:color="000000"/>
              <w:left w:val="single" w:sz="4" w:space="0" w:color="000000"/>
              <w:bottom w:val="double" w:sz="4" w:space="0" w:color="000000"/>
              <w:right w:val="single" w:sz="4" w:space="0" w:color="000000"/>
            </w:tcBorders>
            <w:shd w:val="clear" w:color="auto" w:fill="auto"/>
          </w:tcPr>
          <w:p w14:paraId="64FED250" w14:textId="77777777" w:rsidR="00112A1C" w:rsidRDefault="00112A1C"/>
        </w:tc>
      </w:tr>
      <w:tr w:rsidR="00112A1C" w14:paraId="66F2A5F9" w14:textId="77777777">
        <w:tc>
          <w:tcPr>
            <w:tcW w:w="7697" w:type="dxa"/>
            <w:gridSpan w:val="4"/>
            <w:tcBorders>
              <w:top w:val="double" w:sz="4" w:space="0" w:color="000000"/>
              <w:left w:val="single" w:sz="4" w:space="0" w:color="000000"/>
              <w:bottom w:val="single" w:sz="4" w:space="0" w:color="000000"/>
            </w:tcBorders>
            <w:shd w:val="clear" w:color="auto" w:fill="auto"/>
          </w:tcPr>
          <w:p w14:paraId="4265DDEE" w14:textId="77777777" w:rsidR="00112A1C" w:rsidRDefault="00112A1C">
            <w:pPr>
              <w:jc w:val="right"/>
            </w:pPr>
            <w:r>
              <w:rPr>
                <w:b/>
                <w:sz w:val="22"/>
                <w:szCs w:val="22"/>
              </w:rPr>
              <w:t>Total Compensation</w:t>
            </w:r>
          </w:p>
        </w:tc>
        <w:tc>
          <w:tcPr>
            <w:tcW w:w="1672" w:type="dxa"/>
            <w:tcBorders>
              <w:top w:val="double" w:sz="4" w:space="0" w:color="000000"/>
              <w:left w:val="single" w:sz="4" w:space="0" w:color="000000"/>
              <w:bottom w:val="single" w:sz="4" w:space="0" w:color="000000"/>
              <w:right w:val="single" w:sz="4" w:space="0" w:color="000000"/>
            </w:tcBorders>
            <w:shd w:val="clear" w:color="auto" w:fill="auto"/>
          </w:tcPr>
          <w:p w14:paraId="58FFC342" w14:textId="77777777" w:rsidR="00112A1C" w:rsidRDefault="00112A1C"/>
        </w:tc>
      </w:tr>
    </w:tbl>
    <w:p w14:paraId="05D629FC" w14:textId="77777777" w:rsidR="00112A1C" w:rsidRDefault="00112A1C">
      <w:pPr>
        <w:pStyle w:val="Heading6"/>
        <w:numPr>
          <w:ilvl w:val="0"/>
          <w:numId w:val="0"/>
        </w:numPr>
      </w:pPr>
    </w:p>
    <w:p w14:paraId="04156AF0" w14:textId="77777777" w:rsidR="00112A1C" w:rsidRDefault="00112A1C" w:rsidP="00BF1BD3">
      <w:pPr>
        <w:pStyle w:val="Heading6"/>
        <w:numPr>
          <w:ilvl w:val="1"/>
          <w:numId w:val="14"/>
        </w:numPr>
      </w:pPr>
      <w:r>
        <w:t>Fixed Fees:</w:t>
      </w:r>
    </w:p>
    <w:tbl>
      <w:tblPr>
        <w:tblW w:w="0" w:type="auto"/>
        <w:tblInd w:w="-10" w:type="dxa"/>
        <w:tblLayout w:type="fixed"/>
        <w:tblLook w:val="0000" w:firstRow="0" w:lastRow="0" w:firstColumn="0" w:lastColumn="0" w:noHBand="0" w:noVBand="0"/>
      </w:tblPr>
      <w:tblGrid>
        <w:gridCol w:w="7632"/>
        <w:gridCol w:w="1244"/>
      </w:tblGrid>
      <w:tr w:rsidR="00112A1C" w14:paraId="4BC11011" w14:textId="77777777">
        <w:tc>
          <w:tcPr>
            <w:tcW w:w="7632" w:type="dxa"/>
            <w:tcBorders>
              <w:top w:val="single" w:sz="4" w:space="0" w:color="000000"/>
              <w:left w:val="single" w:sz="4" w:space="0" w:color="000000"/>
              <w:bottom w:val="single" w:sz="4" w:space="0" w:color="000000"/>
            </w:tcBorders>
            <w:shd w:val="clear" w:color="auto" w:fill="auto"/>
          </w:tcPr>
          <w:p w14:paraId="44B42A1E" w14:textId="77777777" w:rsidR="00112A1C" w:rsidRDefault="00112A1C">
            <w:pPr>
              <w:jc w:val="center"/>
            </w:pPr>
            <w:r>
              <w:rPr>
                <w:b/>
                <w:sz w:val="22"/>
                <w:szCs w:val="22"/>
              </w:rPr>
              <w:t>Deliverable(s)</w:t>
            </w:r>
          </w:p>
        </w:tc>
        <w:tc>
          <w:tcPr>
            <w:tcW w:w="1244" w:type="dxa"/>
            <w:tcBorders>
              <w:top w:val="single" w:sz="4" w:space="0" w:color="000000"/>
              <w:left w:val="single" w:sz="4" w:space="0" w:color="000000"/>
              <w:bottom w:val="single" w:sz="4" w:space="0" w:color="000000"/>
              <w:right w:val="single" w:sz="4" w:space="0" w:color="000000"/>
            </w:tcBorders>
            <w:shd w:val="clear" w:color="auto" w:fill="auto"/>
          </w:tcPr>
          <w:p w14:paraId="4EC08BD3" w14:textId="77777777" w:rsidR="00112A1C" w:rsidRDefault="00112A1C">
            <w:pPr>
              <w:jc w:val="center"/>
            </w:pPr>
            <w:r>
              <w:rPr>
                <w:b/>
                <w:sz w:val="22"/>
                <w:szCs w:val="22"/>
              </w:rPr>
              <w:t>Cost</w:t>
            </w:r>
          </w:p>
        </w:tc>
      </w:tr>
      <w:tr w:rsidR="00112A1C" w14:paraId="30ED4392" w14:textId="77777777">
        <w:tc>
          <w:tcPr>
            <w:tcW w:w="7632" w:type="dxa"/>
            <w:tcBorders>
              <w:top w:val="single" w:sz="4" w:space="0" w:color="000000"/>
              <w:left w:val="single" w:sz="4" w:space="0" w:color="000000"/>
              <w:bottom w:val="single" w:sz="4" w:space="0" w:color="000000"/>
            </w:tcBorders>
            <w:shd w:val="clear" w:color="auto" w:fill="auto"/>
          </w:tcPr>
          <w:p w14:paraId="48924407" w14:textId="77777777" w:rsidR="00112A1C" w:rsidRDefault="00112A1C">
            <w:pPr>
              <w:pStyle w:val="ListBullet"/>
              <w:snapToGrid w:val="0"/>
              <w:rPr>
                <w:b/>
                <w:sz w:val="22"/>
                <w:szCs w:val="22"/>
              </w:rPr>
            </w:pPr>
          </w:p>
        </w:tc>
        <w:tc>
          <w:tcPr>
            <w:tcW w:w="1244" w:type="dxa"/>
            <w:tcBorders>
              <w:top w:val="single" w:sz="4" w:space="0" w:color="000000"/>
              <w:left w:val="single" w:sz="4" w:space="0" w:color="000000"/>
              <w:bottom w:val="single" w:sz="4" w:space="0" w:color="000000"/>
              <w:right w:val="single" w:sz="4" w:space="0" w:color="000000"/>
            </w:tcBorders>
            <w:shd w:val="clear" w:color="auto" w:fill="auto"/>
          </w:tcPr>
          <w:p w14:paraId="2E4890F1" w14:textId="77777777" w:rsidR="00112A1C" w:rsidRDefault="00112A1C">
            <w:pPr>
              <w:jc w:val="right"/>
            </w:pPr>
            <w:r>
              <w:t>$</w:t>
            </w:r>
          </w:p>
        </w:tc>
      </w:tr>
      <w:tr w:rsidR="00112A1C" w14:paraId="09CDC637" w14:textId="77777777">
        <w:tc>
          <w:tcPr>
            <w:tcW w:w="7632" w:type="dxa"/>
            <w:tcBorders>
              <w:top w:val="single" w:sz="4" w:space="0" w:color="000000"/>
              <w:left w:val="single" w:sz="4" w:space="0" w:color="000000"/>
              <w:bottom w:val="single" w:sz="4" w:space="0" w:color="000000"/>
            </w:tcBorders>
            <w:shd w:val="clear" w:color="auto" w:fill="auto"/>
          </w:tcPr>
          <w:p w14:paraId="1945FF99" w14:textId="77777777" w:rsidR="00112A1C" w:rsidRDefault="00112A1C">
            <w:pPr>
              <w:pStyle w:val="ListBullet"/>
              <w:snapToGrid w:val="0"/>
            </w:pPr>
          </w:p>
        </w:tc>
        <w:tc>
          <w:tcPr>
            <w:tcW w:w="1244" w:type="dxa"/>
            <w:tcBorders>
              <w:top w:val="single" w:sz="4" w:space="0" w:color="000000"/>
              <w:left w:val="single" w:sz="4" w:space="0" w:color="000000"/>
              <w:bottom w:val="single" w:sz="4" w:space="0" w:color="000000"/>
              <w:right w:val="single" w:sz="4" w:space="0" w:color="000000"/>
            </w:tcBorders>
            <w:shd w:val="clear" w:color="auto" w:fill="auto"/>
          </w:tcPr>
          <w:p w14:paraId="2D6B55F8" w14:textId="77777777" w:rsidR="00112A1C" w:rsidRDefault="00112A1C">
            <w:pPr>
              <w:jc w:val="right"/>
            </w:pPr>
            <w:r>
              <w:t>$</w:t>
            </w:r>
          </w:p>
        </w:tc>
      </w:tr>
      <w:tr w:rsidR="00112A1C" w14:paraId="7ED1F921" w14:textId="77777777">
        <w:tc>
          <w:tcPr>
            <w:tcW w:w="7632" w:type="dxa"/>
            <w:tcBorders>
              <w:top w:val="single" w:sz="4" w:space="0" w:color="000000"/>
              <w:left w:val="single" w:sz="4" w:space="0" w:color="000000"/>
              <w:bottom w:val="single" w:sz="4" w:space="0" w:color="000000"/>
            </w:tcBorders>
            <w:shd w:val="clear" w:color="auto" w:fill="auto"/>
          </w:tcPr>
          <w:p w14:paraId="3639EB85" w14:textId="77777777" w:rsidR="00112A1C" w:rsidRDefault="00112A1C">
            <w:pPr>
              <w:jc w:val="right"/>
            </w:pPr>
            <w:r>
              <w:rPr>
                <w:b/>
                <w:sz w:val="22"/>
                <w:szCs w:val="22"/>
              </w:rPr>
              <w:t>Total Fixed Fees</w:t>
            </w:r>
          </w:p>
        </w:tc>
        <w:tc>
          <w:tcPr>
            <w:tcW w:w="1244" w:type="dxa"/>
            <w:tcBorders>
              <w:top w:val="single" w:sz="4" w:space="0" w:color="000000"/>
              <w:left w:val="single" w:sz="4" w:space="0" w:color="000000"/>
              <w:bottom w:val="single" w:sz="4" w:space="0" w:color="000000"/>
              <w:right w:val="single" w:sz="4" w:space="0" w:color="000000"/>
            </w:tcBorders>
            <w:shd w:val="clear" w:color="auto" w:fill="auto"/>
          </w:tcPr>
          <w:p w14:paraId="670D285A" w14:textId="77777777" w:rsidR="00112A1C" w:rsidRDefault="00112A1C">
            <w:pPr>
              <w:jc w:val="right"/>
            </w:pPr>
            <w:r>
              <w:rPr>
                <w:b/>
                <w:sz w:val="22"/>
                <w:szCs w:val="22"/>
              </w:rPr>
              <w:t>$</w:t>
            </w:r>
          </w:p>
        </w:tc>
      </w:tr>
      <w:tr w:rsidR="00112A1C" w14:paraId="2FE2B421" w14:textId="77777777">
        <w:tc>
          <w:tcPr>
            <w:tcW w:w="7632" w:type="dxa"/>
            <w:tcBorders>
              <w:top w:val="single" w:sz="4" w:space="0" w:color="000000"/>
              <w:left w:val="single" w:sz="4" w:space="0" w:color="000000"/>
              <w:bottom w:val="double" w:sz="4" w:space="0" w:color="000000"/>
            </w:tcBorders>
            <w:shd w:val="clear" w:color="auto" w:fill="auto"/>
          </w:tcPr>
          <w:p w14:paraId="584F7188" w14:textId="77777777" w:rsidR="00112A1C" w:rsidRDefault="00112A1C">
            <w:pPr>
              <w:jc w:val="right"/>
            </w:pPr>
            <w:r>
              <w:rPr>
                <w:b/>
                <w:sz w:val="22"/>
                <w:szCs w:val="22"/>
              </w:rPr>
              <w:t>Estimated Expenses</w:t>
            </w:r>
          </w:p>
        </w:tc>
        <w:tc>
          <w:tcPr>
            <w:tcW w:w="1244" w:type="dxa"/>
            <w:tcBorders>
              <w:top w:val="single" w:sz="4" w:space="0" w:color="000000"/>
              <w:left w:val="single" w:sz="4" w:space="0" w:color="000000"/>
              <w:bottom w:val="double" w:sz="4" w:space="0" w:color="000000"/>
              <w:right w:val="single" w:sz="4" w:space="0" w:color="000000"/>
            </w:tcBorders>
            <w:shd w:val="clear" w:color="auto" w:fill="auto"/>
          </w:tcPr>
          <w:p w14:paraId="7AC342B3" w14:textId="77777777" w:rsidR="00112A1C" w:rsidRDefault="00112A1C">
            <w:pPr>
              <w:jc w:val="right"/>
            </w:pPr>
            <w:r>
              <w:rPr>
                <w:b/>
                <w:sz w:val="22"/>
                <w:szCs w:val="22"/>
              </w:rPr>
              <w:t>$</w:t>
            </w:r>
          </w:p>
        </w:tc>
      </w:tr>
      <w:tr w:rsidR="00112A1C" w14:paraId="10B561D4" w14:textId="77777777">
        <w:tc>
          <w:tcPr>
            <w:tcW w:w="7632" w:type="dxa"/>
            <w:tcBorders>
              <w:top w:val="double" w:sz="4" w:space="0" w:color="000000"/>
              <w:left w:val="single" w:sz="4" w:space="0" w:color="000000"/>
              <w:bottom w:val="single" w:sz="4" w:space="0" w:color="000000"/>
            </w:tcBorders>
            <w:shd w:val="clear" w:color="auto" w:fill="auto"/>
          </w:tcPr>
          <w:p w14:paraId="27252D6E" w14:textId="77777777" w:rsidR="00112A1C" w:rsidRDefault="00112A1C">
            <w:pPr>
              <w:jc w:val="right"/>
            </w:pPr>
            <w:r>
              <w:rPr>
                <w:b/>
                <w:sz w:val="22"/>
                <w:szCs w:val="22"/>
              </w:rPr>
              <w:t>Total Compensation</w:t>
            </w:r>
          </w:p>
        </w:tc>
        <w:tc>
          <w:tcPr>
            <w:tcW w:w="1244" w:type="dxa"/>
            <w:tcBorders>
              <w:top w:val="double" w:sz="4" w:space="0" w:color="000000"/>
              <w:left w:val="single" w:sz="4" w:space="0" w:color="000000"/>
              <w:bottom w:val="single" w:sz="4" w:space="0" w:color="000000"/>
              <w:right w:val="single" w:sz="4" w:space="0" w:color="000000"/>
            </w:tcBorders>
            <w:shd w:val="clear" w:color="auto" w:fill="auto"/>
          </w:tcPr>
          <w:p w14:paraId="584CADD3" w14:textId="77777777" w:rsidR="00112A1C" w:rsidRDefault="00112A1C">
            <w:pPr>
              <w:jc w:val="right"/>
            </w:pPr>
            <w:r>
              <w:rPr>
                <w:b/>
                <w:sz w:val="22"/>
                <w:szCs w:val="22"/>
              </w:rPr>
              <w:t>$</w:t>
            </w:r>
          </w:p>
        </w:tc>
      </w:tr>
    </w:tbl>
    <w:p w14:paraId="1976C441" w14:textId="77777777" w:rsidR="00BF1BD3" w:rsidRDefault="00BF1BD3" w:rsidP="00BF1BD3">
      <w:pPr>
        <w:pStyle w:val="Heading4"/>
        <w:numPr>
          <w:ilvl w:val="0"/>
          <w:numId w:val="0"/>
        </w:numPr>
      </w:pPr>
    </w:p>
    <w:p w14:paraId="7C53BAF7" w14:textId="77777777" w:rsidR="00112A1C" w:rsidRDefault="00112A1C" w:rsidP="00BF1BD3">
      <w:pPr>
        <w:pStyle w:val="Heading4"/>
        <w:numPr>
          <w:ilvl w:val="0"/>
          <w:numId w:val="0"/>
        </w:numPr>
      </w:pPr>
      <w:r>
        <w:t>Signature</w:t>
      </w:r>
      <w:r w:rsidR="00BF1BD3">
        <w:t>s</w:t>
      </w:r>
    </w:p>
    <w:p w14:paraId="33388F44" w14:textId="77777777" w:rsidR="00112A1C" w:rsidRDefault="00112A1C" w:rsidP="00BF1BD3">
      <w:pPr>
        <w:pStyle w:val="Heading6"/>
        <w:numPr>
          <w:ilvl w:val="0"/>
          <w:numId w:val="0"/>
        </w:numPr>
      </w:pPr>
      <w:r>
        <w:rPr>
          <w:sz w:val="20"/>
          <w:szCs w:val="20"/>
        </w:rPr>
        <w:t>This Project Specification must be signed by an authorized representative of Seller.</w:t>
      </w:r>
    </w:p>
    <w:p w14:paraId="1BDCEF29" w14:textId="77777777" w:rsidR="00112A1C" w:rsidRDefault="00112A1C" w:rsidP="00BF1BD3">
      <w:pPr>
        <w:pStyle w:val="Heading6"/>
        <w:numPr>
          <w:ilvl w:val="0"/>
          <w:numId w:val="0"/>
        </w:numPr>
      </w:pPr>
      <w:r>
        <w:rPr>
          <w:sz w:val="20"/>
          <w:szCs w:val="20"/>
        </w:rPr>
        <w:t>Pursuant to terms of the Agreement, in lieu of executing this proposed Project Specification, Lilly may issue to Seller a purchase order for the purpose of accepting this proposed Project Specification.  No billable services will be provided prior to a purchase o</w:t>
      </w:r>
      <w:r>
        <w:t>rder being issued.</w:t>
      </w:r>
    </w:p>
    <w:p w14:paraId="05CFA801" w14:textId="77777777" w:rsidR="00BF1BD3" w:rsidRPr="00BF1BD3" w:rsidRDefault="00BF1BD3" w:rsidP="00BF1BD3">
      <w:pPr>
        <w:pStyle w:val="BodyText"/>
      </w:pPr>
    </w:p>
    <w:tbl>
      <w:tblPr>
        <w:tblW w:w="5000" w:type="pct"/>
        <w:tblInd w:w="-10" w:type="dxa"/>
        <w:tblLayout w:type="fixed"/>
        <w:tblLook w:val="0000" w:firstRow="0" w:lastRow="0" w:firstColumn="0" w:lastColumn="0" w:noHBand="0" w:noVBand="0"/>
      </w:tblPr>
      <w:tblGrid>
        <w:gridCol w:w="4748"/>
        <w:gridCol w:w="4828"/>
      </w:tblGrid>
      <w:tr w:rsidR="00112A1C" w14:paraId="5000B355" w14:textId="77777777">
        <w:trPr>
          <w:cantSplit/>
        </w:trPr>
        <w:tc>
          <w:tcPr>
            <w:tcW w:w="4641" w:type="dxa"/>
            <w:tcBorders>
              <w:top w:val="single" w:sz="4" w:space="0" w:color="000000"/>
              <w:left w:val="single" w:sz="4" w:space="0" w:color="000000"/>
              <w:bottom w:val="single" w:sz="4" w:space="0" w:color="000000"/>
            </w:tcBorders>
            <w:shd w:val="clear" w:color="auto" w:fill="auto"/>
            <w:vAlign w:val="center"/>
          </w:tcPr>
          <w:p w14:paraId="0A6CD302" w14:textId="77777777" w:rsidR="00112A1C" w:rsidRDefault="00112A1C">
            <w:pPr>
              <w:pStyle w:val="Tables"/>
            </w:pPr>
            <w:r>
              <w:t xml:space="preserve">On behalf of </w:t>
            </w:r>
            <w:r w:rsidR="00BF1BD3">
              <w:t>Supplier</w:t>
            </w:r>
            <w:r>
              <w:t>:</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E7A063" w14:textId="77777777" w:rsidR="00112A1C" w:rsidRDefault="00112A1C">
            <w:pPr>
              <w:pStyle w:val="Tables"/>
            </w:pPr>
            <w:r>
              <w:t>On behalf of Lilly:</w:t>
            </w:r>
          </w:p>
        </w:tc>
      </w:tr>
      <w:tr w:rsidR="00112A1C" w14:paraId="120D2D93" w14:textId="77777777">
        <w:trPr>
          <w:cantSplit/>
          <w:trHeight w:val="548"/>
        </w:trPr>
        <w:tc>
          <w:tcPr>
            <w:tcW w:w="4641" w:type="dxa"/>
            <w:tcBorders>
              <w:top w:val="single" w:sz="4" w:space="0" w:color="000000"/>
              <w:left w:val="single" w:sz="4" w:space="0" w:color="000000"/>
              <w:bottom w:val="single" w:sz="4" w:space="0" w:color="000000"/>
            </w:tcBorders>
            <w:shd w:val="clear" w:color="auto" w:fill="auto"/>
            <w:vAlign w:val="center"/>
          </w:tcPr>
          <w:p w14:paraId="45EC94A7" w14:textId="77777777" w:rsidR="00112A1C" w:rsidRDefault="00112A1C">
            <w:pPr>
              <w:pStyle w:val="Tables"/>
            </w:pPr>
            <w:r>
              <w:t xml:space="preserve">Signed: </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0F9D2B" w14:textId="77777777" w:rsidR="00112A1C" w:rsidRDefault="00112A1C">
            <w:pPr>
              <w:pStyle w:val="Tables"/>
            </w:pPr>
            <w:r>
              <w:t xml:space="preserve">Signed: </w:t>
            </w:r>
          </w:p>
        </w:tc>
      </w:tr>
      <w:tr w:rsidR="00112A1C" w14:paraId="0FF778AC" w14:textId="77777777">
        <w:trPr>
          <w:cantSplit/>
          <w:trHeight w:val="548"/>
        </w:trPr>
        <w:tc>
          <w:tcPr>
            <w:tcW w:w="4641" w:type="dxa"/>
            <w:tcBorders>
              <w:top w:val="single" w:sz="4" w:space="0" w:color="000000"/>
              <w:left w:val="single" w:sz="4" w:space="0" w:color="000000"/>
              <w:bottom w:val="single" w:sz="4" w:space="0" w:color="000000"/>
            </w:tcBorders>
            <w:shd w:val="clear" w:color="auto" w:fill="auto"/>
            <w:vAlign w:val="center"/>
          </w:tcPr>
          <w:p w14:paraId="1E9A27A9" w14:textId="77777777" w:rsidR="00112A1C" w:rsidRDefault="00112A1C">
            <w:pPr>
              <w:pStyle w:val="Tables"/>
            </w:pPr>
            <w:r>
              <w:t>Name:</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F04E45" w14:textId="77777777" w:rsidR="00112A1C" w:rsidRDefault="00112A1C">
            <w:pPr>
              <w:pStyle w:val="Tables"/>
            </w:pPr>
            <w:r>
              <w:t>Name:</w:t>
            </w:r>
          </w:p>
        </w:tc>
      </w:tr>
      <w:tr w:rsidR="00112A1C" w14:paraId="25FC979C" w14:textId="77777777">
        <w:trPr>
          <w:cantSplit/>
          <w:trHeight w:val="548"/>
        </w:trPr>
        <w:tc>
          <w:tcPr>
            <w:tcW w:w="4641" w:type="dxa"/>
            <w:tcBorders>
              <w:top w:val="single" w:sz="4" w:space="0" w:color="000000"/>
              <w:left w:val="single" w:sz="4" w:space="0" w:color="000000"/>
              <w:bottom w:val="single" w:sz="4" w:space="0" w:color="000000"/>
            </w:tcBorders>
            <w:shd w:val="clear" w:color="auto" w:fill="auto"/>
            <w:vAlign w:val="center"/>
          </w:tcPr>
          <w:p w14:paraId="23DD1C87" w14:textId="77777777" w:rsidR="00112A1C" w:rsidRDefault="00112A1C">
            <w:pPr>
              <w:pStyle w:val="Tables"/>
            </w:pPr>
            <w:r>
              <w:t xml:space="preserve">Title: </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9C29CD" w14:textId="77777777" w:rsidR="00112A1C" w:rsidRDefault="00112A1C">
            <w:pPr>
              <w:pStyle w:val="Tables"/>
            </w:pPr>
            <w:r>
              <w:t xml:space="preserve">Title: </w:t>
            </w:r>
          </w:p>
        </w:tc>
      </w:tr>
      <w:tr w:rsidR="00112A1C" w14:paraId="5249EB56" w14:textId="77777777">
        <w:trPr>
          <w:cantSplit/>
          <w:trHeight w:val="530"/>
        </w:trPr>
        <w:tc>
          <w:tcPr>
            <w:tcW w:w="4641" w:type="dxa"/>
            <w:tcBorders>
              <w:top w:val="single" w:sz="4" w:space="0" w:color="000000"/>
              <w:left w:val="single" w:sz="4" w:space="0" w:color="000000"/>
              <w:bottom w:val="single" w:sz="4" w:space="0" w:color="000000"/>
            </w:tcBorders>
            <w:shd w:val="clear" w:color="auto" w:fill="auto"/>
            <w:vAlign w:val="center"/>
          </w:tcPr>
          <w:p w14:paraId="6650F225" w14:textId="77777777" w:rsidR="00112A1C" w:rsidRDefault="00112A1C">
            <w:pPr>
              <w:pStyle w:val="Tables"/>
            </w:pPr>
            <w:r>
              <w:t>Date:</w:t>
            </w:r>
          </w:p>
        </w:tc>
        <w:tc>
          <w:tcPr>
            <w:tcW w:w="471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66514E" w14:textId="77777777" w:rsidR="00112A1C" w:rsidRDefault="00112A1C">
            <w:pPr>
              <w:pStyle w:val="Tables"/>
            </w:pPr>
            <w:r>
              <w:t>Date:</w:t>
            </w:r>
          </w:p>
        </w:tc>
      </w:tr>
    </w:tbl>
    <w:p w14:paraId="78D61F73" w14:textId="77777777" w:rsidR="00112A1C" w:rsidRDefault="00112A1C">
      <w:pPr>
        <w:pStyle w:val="ListBullet"/>
        <w:numPr>
          <w:ilvl w:val="0"/>
          <w:numId w:val="0"/>
        </w:numPr>
      </w:pPr>
    </w:p>
    <w:p w14:paraId="49817D7B" w14:textId="77777777" w:rsidR="00112A1C" w:rsidRDefault="00112A1C" w:rsidP="00BF1BD3">
      <w:pPr>
        <w:pStyle w:val="Heading4"/>
        <w:numPr>
          <w:ilvl w:val="0"/>
          <w:numId w:val="0"/>
        </w:numPr>
      </w:pPr>
    </w:p>
    <w:sectPr w:rsidR="00112A1C">
      <w:headerReference w:type="default" r:id="rId14"/>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25" w:author="Marcia A Hakala" w:date="2023-07-20T11:14:00Z" w:initials="MAH">
    <w:p w14:paraId="6E3E7CE9" w14:textId="77777777" w:rsidR="002248CB" w:rsidRDefault="008774C0">
      <w:pPr>
        <w:pStyle w:val="CommentText"/>
      </w:pPr>
      <w:r>
        <w:rPr>
          <w:rStyle w:val="CommentReference"/>
        </w:rPr>
        <w:annotationRef/>
      </w:r>
      <w:r w:rsidR="002248CB">
        <w:t>This needs to be updated pursuant to the contractual objective.</w:t>
      </w:r>
    </w:p>
    <w:p w14:paraId="6E4AEB75" w14:textId="77777777" w:rsidR="002248CB" w:rsidRDefault="002248CB">
      <w:pPr>
        <w:pStyle w:val="CommentText"/>
      </w:pPr>
    </w:p>
    <w:p w14:paraId="4B37C83C" w14:textId="77777777" w:rsidR="002248CB" w:rsidRDefault="002248CB">
      <w:pPr>
        <w:pStyle w:val="CommentText"/>
      </w:pPr>
      <w:r>
        <w:t xml:space="preserve">If necessary, please link to the Expense Reimbursement Standard: </w:t>
      </w:r>
    </w:p>
    <w:p w14:paraId="360992D2" w14:textId="77777777" w:rsidR="002248CB" w:rsidRDefault="002248CB">
      <w:pPr>
        <w:pStyle w:val="CommentText"/>
      </w:pPr>
    </w:p>
    <w:p w14:paraId="4A87BF8E" w14:textId="77777777" w:rsidR="002248CB" w:rsidRDefault="00000000" w:rsidP="00B65D9F">
      <w:pPr>
        <w:pStyle w:val="CommentText"/>
      </w:pPr>
      <w:hyperlink r:id="rId1" w:history="1">
        <w:r w:rsidR="002248CB" w:rsidRPr="00B65D9F">
          <w:rPr>
            <w:rStyle w:val="Hyperlink"/>
          </w:rPr>
          <w:t>https://www.lilly.com/suppliers/supplier-resources</w:t>
        </w:r>
      </w:hyperlink>
      <w:r w:rsidR="002248CB">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87BF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6395A3" w16cex:dateUtc="2023-07-20T15: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87BF8E" w16cid:durableId="286395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ED7CF" w14:textId="77777777" w:rsidR="00904B66" w:rsidRDefault="00904B66">
      <w:pPr>
        <w:spacing w:after="0"/>
      </w:pPr>
      <w:r>
        <w:separator/>
      </w:r>
    </w:p>
  </w:endnote>
  <w:endnote w:type="continuationSeparator" w:id="0">
    <w:p w14:paraId="399C975A" w14:textId="77777777" w:rsidR="00904B66" w:rsidRDefault="00904B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Lohit Devanagari">
    <w:charset w:val="01"/>
    <w:family w:val="auto"/>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1FCEA" w14:textId="77777777" w:rsidR="00112A1C" w:rsidRDefault="00112A1C">
    <w:pPr>
      <w:pStyle w:val="Footer"/>
    </w:pPr>
    <w:r>
      <w:rPr>
        <w:sz w:val="16"/>
        <w:szCs w:val="16"/>
      </w:rPr>
      <w:t xml:space="preserve"> </w:t>
    </w:r>
  </w:p>
  <w:p w14:paraId="3D6064B7" w14:textId="77777777" w:rsidR="00112A1C" w:rsidRDefault="00112A1C">
    <w:pPr>
      <w:pStyle w:val="Footer"/>
    </w:pPr>
    <w:r>
      <w:rPr>
        <w:sz w:val="16"/>
        <w:szCs w:val="16"/>
      </w:rPr>
      <w:t xml:space="preserve">Non-HCP Consulting Services Agreement under PO Ts&amp;Cs </w:t>
    </w:r>
    <w:r w:rsidR="00BF1BD3">
      <w:rPr>
        <w:sz w:val="16"/>
        <w:szCs w:val="16"/>
      </w:rPr>
      <w:t>5.0</w:t>
    </w:r>
  </w:p>
  <w:p w14:paraId="360493CD" w14:textId="77777777" w:rsidR="00112A1C" w:rsidRPr="00BF1BD3" w:rsidRDefault="00112A1C">
    <w:pPr>
      <w:pStyle w:val="Footer"/>
    </w:pPr>
    <w:r w:rsidRPr="00BF1BD3">
      <w:rPr>
        <w:sz w:val="16"/>
        <w:szCs w:val="16"/>
      </w:rPr>
      <w:t>Between Seller and Lilly</w:t>
    </w:r>
  </w:p>
  <w:p w14:paraId="68A6F8B6" w14:textId="77777777" w:rsidR="00112A1C" w:rsidRDefault="00112A1C">
    <w:pPr>
      <w:pStyle w:val="Footer"/>
    </w:pPr>
    <w:r w:rsidRPr="00BF1BD3">
      <w:rPr>
        <w:sz w:val="16"/>
        <w:szCs w:val="16"/>
      </w:rPr>
      <w:t xml:space="preserve">Dated </w:t>
    </w:r>
    <w:r w:rsidRPr="00BF1BD3">
      <w:rPr>
        <w:sz w:val="16"/>
        <w:szCs w:val="16"/>
        <w:u w:val="single"/>
      </w:rPr>
      <w:tab/>
    </w:r>
  </w:p>
  <w:p w14:paraId="68A044C4" w14:textId="77777777" w:rsidR="00112A1C" w:rsidRDefault="00112A1C">
    <w:pPr>
      <w:pStyle w:val="Footer"/>
      <w:rPr>
        <w:sz w:val="16"/>
        <w:szCs w:val="16"/>
      </w:rPr>
    </w:pPr>
  </w:p>
  <w:p w14:paraId="677B0D8F" w14:textId="77777777" w:rsidR="00112A1C" w:rsidRDefault="00112A1C">
    <w:pPr>
      <w:pStyle w:val="Footer"/>
      <w:rPr>
        <w:sz w:val="16"/>
        <w:szCs w:val="16"/>
      </w:rPr>
    </w:pPr>
    <w:r>
      <w:tab/>
      <w:t xml:space="preserve">Page </w:t>
    </w:r>
    <w:r>
      <w:fldChar w:fldCharType="begin"/>
    </w:r>
    <w:r>
      <w:instrText xml:space="preserve"> PAGE </w:instrText>
    </w:r>
    <w:r>
      <w:fldChar w:fldCharType="separate"/>
    </w:r>
    <w:r>
      <w:t>7</w:t>
    </w:r>
    <w:r>
      <w:fldChar w:fldCharType="end"/>
    </w:r>
    <w:r>
      <w:t xml:space="preserve"> of </w:t>
    </w:r>
    <w:fldSimple w:instr=" NUMPAGES \* ARABIC ">
      <w:r>
        <w:t>7</w:t>
      </w:r>
    </w:fldSimple>
  </w:p>
  <w:p w14:paraId="76C4188A" w14:textId="77777777" w:rsidR="00112A1C" w:rsidRDefault="00112A1C">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94C1D" w14:textId="77777777" w:rsidR="00904B66" w:rsidRDefault="00904B66">
      <w:pPr>
        <w:spacing w:after="0"/>
      </w:pPr>
      <w:r>
        <w:separator/>
      </w:r>
    </w:p>
  </w:footnote>
  <w:footnote w:type="continuationSeparator" w:id="0">
    <w:p w14:paraId="36C7BEF7" w14:textId="77777777" w:rsidR="00904B66" w:rsidRDefault="00904B6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51D4E" w14:textId="77777777" w:rsidR="00112A1C" w:rsidRDefault="00112A1C">
    <w:pPr>
      <w:pStyle w:val="Header"/>
    </w:pPr>
  </w:p>
  <w:p w14:paraId="5AC2198B" w14:textId="77777777" w:rsidR="00112A1C" w:rsidRDefault="00112A1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4AF85E3E"/>
    <w:lvl w:ilvl="0">
      <w:start w:val="1"/>
      <w:numFmt w:val="none"/>
      <w:pStyle w:val="Heading1"/>
      <w:suff w:val="nothing"/>
      <w:lvlText w:val=""/>
      <w:lvlJc w:val="left"/>
      <w:pPr>
        <w:tabs>
          <w:tab w:val="num" w:pos="0"/>
        </w:tabs>
        <w:ind w:left="0" w:firstLine="0"/>
      </w:pPr>
      <w:rPr>
        <w:rFonts w:hint="default"/>
        <w:u w:val="none"/>
      </w:rPr>
    </w:lvl>
    <w:lvl w:ilvl="1">
      <w:start w:val="1"/>
      <w:numFmt w:val="upperLetter"/>
      <w:pStyle w:val="Heading2"/>
      <w:suff w:val="space"/>
      <w:lvlText w:val="Exhibit %2"/>
      <w:lvlJc w:val="left"/>
      <w:pPr>
        <w:tabs>
          <w:tab w:val="num" w:pos="0"/>
        </w:tabs>
        <w:ind w:left="1260" w:firstLine="0"/>
      </w:pPr>
      <w:rPr>
        <w:rFonts w:ascii="Times New Roman" w:hAnsi="Times New Roman" w:cs="Times New Roman" w:hint="default"/>
        <w:b/>
        <w:bCs w:val="0"/>
        <w:i w:val="0"/>
        <w:iCs w:val="0"/>
        <w:caps w:val="0"/>
        <w:smallCaps w:val="0"/>
        <w:strike w:val="0"/>
        <w:dstrike w:val="0"/>
        <w:outline w:val="0"/>
        <w:shadow w:val="0"/>
        <w:vanish w:val="0"/>
        <w:spacing w:val="0"/>
        <w:kern w:val="0"/>
        <w:position w:val="0"/>
        <w:sz w:val="32"/>
        <w:szCs w:val="27"/>
        <w:u w:val="none"/>
        <w:vertAlign w:val="baseline"/>
        <w:em w:val="none"/>
        <w:lang w:val="x-none" w:bidi="x-none"/>
      </w:rPr>
    </w:lvl>
    <w:lvl w:ilvl="2">
      <w:start w:val="1"/>
      <w:numFmt w:val="decimal"/>
      <w:pStyle w:val="Heading3"/>
      <w:lvlText w:val="Section %3"/>
      <w:lvlJc w:val="left"/>
      <w:pPr>
        <w:tabs>
          <w:tab w:val="num" w:pos="900"/>
        </w:tabs>
        <w:ind w:left="1620" w:hanging="720"/>
      </w:pPr>
      <w:rPr>
        <w:rFonts w:ascii="Times New Roman" w:hAnsi="Times New Roman" w:cs="Times New Roman" w:hint="default"/>
        <w:b/>
        <w:bCs w:val="0"/>
        <w:i w:val="0"/>
        <w:iCs w:val="0"/>
        <w:caps w:val="0"/>
        <w:smallCaps w:val="0"/>
        <w:strike w:val="0"/>
        <w:dstrike w:val="0"/>
        <w:outline w:val="0"/>
        <w:shadow w:val="0"/>
        <w:vanish w:val="0"/>
        <w:spacing w:val="0"/>
        <w:kern w:val="0"/>
        <w:position w:val="0"/>
        <w:sz w:val="22"/>
        <w:szCs w:val="26"/>
        <w:u w:val="none"/>
        <w:vertAlign w:val="baseline"/>
        <w:em w:val="none"/>
        <w:lang w:val="x-none" w:bidi="x-none"/>
      </w:rPr>
    </w:lvl>
    <w:lvl w:ilvl="3">
      <w:start w:val="1"/>
      <w:numFmt w:val="decimal"/>
      <w:pStyle w:val="Heading4"/>
      <w:lvlText w:val="%3.%4"/>
      <w:lvlJc w:val="left"/>
      <w:pPr>
        <w:tabs>
          <w:tab w:val="num" w:pos="0"/>
        </w:tabs>
        <w:ind w:left="720" w:hanging="720"/>
      </w:pPr>
      <w:rPr>
        <w:rFonts w:hint="default"/>
        <w:b/>
        <w:i w:val="0"/>
      </w:rPr>
    </w:lvl>
    <w:lvl w:ilvl="4">
      <w:start w:val="1"/>
      <w:numFmt w:val="decimal"/>
      <w:pStyle w:val="Heading5"/>
      <w:lvlText w:val="%4.%5"/>
      <w:lvlJc w:val="left"/>
      <w:pPr>
        <w:tabs>
          <w:tab w:val="num" w:pos="432"/>
        </w:tabs>
        <w:ind w:left="1620" w:hanging="720"/>
      </w:pPr>
      <w:rPr>
        <w:rFonts w:ascii="Times New Roman" w:hAnsi="Times New Roman" w:cs="Times New Roman" w:hint="default"/>
        <w:bCs w:val="0"/>
        <w:i w:val="0"/>
        <w:iCs w:val="0"/>
        <w:caps w:val="0"/>
        <w:smallCaps w:val="0"/>
        <w:strike w:val="0"/>
        <w:dstrike w:val="0"/>
        <w:outline w:val="0"/>
        <w:shadow w:val="0"/>
        <w:vanish w:val="0"/>
        <w:spacing w:val="0"/>
        <w:kern w:val="0"/>
        <w:position w:val="0"/>
        <w:sz w:val="22"/>
        <w:szCs w:val="21"/>
        <w:u w:val="none"/>
        <w:vertAlign w:val="baseline"/>
        <w:em w:val="none"/>
        <w:lang w:val="en-US" w:bidi="x-none"/>
      </w:rPr>
    </w:lvl>
    <w:lvl w:ilvl="5">
      <w:start w:val="1"/>
      <w:numFmt w:val="decimal"/>
      <w:pStyle w:val="Heading6"/>
      <w:lvlText w:val="%4.%5.%6"/>
      <w:lvlJc w:val="left"/>
      <w:pPr>
        <w:tabs>
          <w:tab w:val="num" w:pos="1440"/>
        </w:tabs>
        <w:ind w:left="1440" w:hanging="720"/>
      </w:pPr>
      <w:rPr>
        <w:rFonts w:ascii="Times New Roman" w:hAnsi="Times New Roman" w:cs="Times New Roman" w:hint="default"/>
        <w:b w:val="0"/>
        <w:bCs w:val="0"/>
        <w:i w:val="0"/>
        <w:iCs w:val="0"/>
        <w:caps w:val="0"/>
        <w:smallCaps w:val="0"/>
        <w:strike w:val="0"/>
        <w:dstrike w:val="0"/>
        <w:outline w:val="0"/>
        <w:shadow w:val="0"/>
        <w:vanish w:val="0"/>
        <w:spacing w:val="0"/>
        <w:position w:val="0"/>
        <w:sz w:val="22"/>
        <w:u w:val="none"/>
        <w:vertAlign w:val="baseline"/>
        <w:em w:val="none"/>
      </w:rPr>
    </w:lvl>
    <w:lvl w:ilvl="6">
      <w:start w:val="1"/>
      <w:numFmt w:val="decimal"/>
      <w:pStyle w:val="Heading7"/>
      <w:lvlText w:val="%5.%6.%7"/>
      <w:lvlJc w:val="left"/>
      <w:pPr>
        <w:tabs>
          <w:tab w:val="num" w:pos="2160"/>
        </w:tabs>
        <w:ind w:left="2160" w:hanging="720"/>
      </w:pPr>
      <w:rPr>
        <w:rFonts w:ascii="Times New Roman" w:hAnsi="Times New Roman" w:cs="Times New Roman" w:hint="default"/>
        <w:bCs w:val="0"/>
        <w:i w:val="0"/>
        <w:iCs w:val="0"/>
        <w:caps w:val="0"/>
        <w:smallCaps w:val="0"/>
        <w:strike w:val="0"/>
        <w:dstrike w:val="0"/>
        <w:outline w:val="0"/>
        <w:shadow w:val="0"/>
        <w:vanish w:val="0"/>
        <w:color w:val="000000"/>
        <w:spacing w:val="0"/>
        <w:kern w:val="0"/>
        <w:position w:val="0"/>
        <w:sz w:val="22"/>
        <w:szCs w:val="21"/>
        <w:u w:val="none"/>
        <w:vertAlign w:val="baseline"/>
        <w:em w:val="none"/>
        <w:lang w:val="en-US" w:bidi="x-none"/>
      </w:rPr>
    </w:lvl>
    <w:lvl w:ilvl="7">
      <w:start w:val="1"/>
      <w:numFmt w:val="decimal"/>
      <w:pStyle w:val="Heading8"/>
      <w:lvlText w:val="%5.%6.%7.%8"/>
      <w:lvlJc w:val="left"/>
      <w:pPr>
        <w:tabs>
          <w:tab w:val="num" w:pos="2520"/>
        </w:tabs>
        <w:ind w:left="2520" w:hanging="1080"/>
      </w:pPr>
      <w:rPr>
        <w:rFonts w:ascii="Times New Roman" w:hAnsi="Times New Roman" w:cs="Times New Roman" w:hint="default"/>
        <w:b w:val="0"/>
        <w:bCs w:val="0"/>
        <w:i w:val="0"/>
        <w:iCs w:val="0"/>
        <w:caps w:val="0"/>
        <w:smallCaps w:val="0"/>
        <w:strike w:val="0"/>
        <w:dstrike w:val="0"/>
        <w:outline w:val="0"/>
        <w:shadow w:val="0"/>
        <w:vanish w:val="0"/>
        <w:color w:val="auto"/>
        <w:spacing w:val="0"/>
        <w:position w:val="0"/>
        <w:sz w:val="24"/>
        <w:u w:val="none"/>
        <w:vertAlign w:val="baseline"/>
        <w:em w:val="none"/>
      </w:rPr>
    </w:lvl>
    <w:lvl w:ilvl="8">
      <w:start w:val="1"/>
      <w:numFmt w:val="none"/>
      <w:pStyle w:val="Heading10"/>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pStyle w:val="ListNumber5"/>
      <w:lvlText w:val="%1."/>
      <w:lvlJc w:val="left"/>
      <w:pPr>
        <w:tabs>
          <w:tab w:val="num" w:pos="1800"/>
        </w:tabs>
        <w:ind w:left="1800" w:hanging="360"/>
      </w:pPr>
    </w:lvl>
  </w:abstractNum>
  <w:abstractNum w:abstractNumId="2" w15:restartNumberingAfterBreak="0">
    <w:nsid w:val="00000003"/>
    <w:multiLevelType w:val="singleLevel"/>
    <w:tmpl w:val="00000003"/>
    <w:name w:val="WW8Num3"/>
    <w:lvl w:ilvl="0">
      <w:start w:val="1"/>
      <w:numFmt w:val="decimal"/>
      <w:pStyle w:val="ListNumber4"/>
      <w:lvlText w:val="%1."/>
      <w:lvlJc w:val="left"/>
      <w:pPr>
        <w:tabs>
          <w:tab w:val="num" w:pos="1440"/>
        </w:tabs>
        <w:ind w:left="1440" w:hanging="360"/>
      </w:pPr>
    </w:lvl>
  </w:abstractNum>
  <w:abstractNum w:abstractNumId="3" w15:restartNumberingAfterBreak="0">
    <w:nsid w:val="00000004"/>
    <w:multiLevelType w:val="singleLevel"/>
    <w:tmpl w:val="00000004"/>
    <w:name w:val="WW8Num4"/>
    <w:lvl w:ilvl="0">
      <w:start w:val="1"/>
      <w:numFmt w:val="decimal"/>
      <w:pStyle w:val="ListNumber3"/>
      <w:lvlText w:val="%1."/>
      <w:lvlJc w:val="left"/>
      <w:pPr>
        <w:tabs>
          <w:tab w:val="num" w:pos="1080"/>
        </w:tabs>
        <w:ind w:left="1080" w:hanging="360"/>
      </w:pPr>
    </w:lvl>
  </w:abstractNum>
  <w:abstractNum w:abstractNumId="4" w15:restartNumberingAfterBreak="0">
    <w:nsid w:val="00000005"/>
    <w:multiLevelType w:val="singleLevel"/>
    <w:tmpl w:val="00000005"/>
    <w:name w:val="WW8Num5"/>
    <w:lvl w:ilvl="0">
      <w:start w:val="1"/>
      <w:numFmt w:val="decimal"/>
      <w:pStyle w:val="ListNumber2"/>
      <w:lvlText w:val="%1."/>
      <w:lvlJc w:val="left"/>
      <w:pPr>
        <w:tabs>
          <w:tab w:val="num" w:pos="720"/>
        </w:tabs>
        <w:ind w:left="720" w:hanging="360"/>
      </w:pPr>
    </w:lvl>
  </w:abstractNum>
  <w:abstractNum w:abstractNumId="5" w15:restartNumberingAfterBreak="0">
    <w:nsid w:val="00000006"/>
    <w:multiLevelType w:val="singleLevel"/>
    <w:tmpl w:val="00000006"/>
    <w:name w:val="WW8Num6"/>
    <w:lvl w:ilvl="0">
      <w:start w:val="1"/>
      <w:numFmt w:val="bullet"/>
      <w:pStyle w:val="ListBullet5"/>
      <w:lvlText w:val=""/>
      <w:lvlJc w:val="left"/>
      <w:pPr>
        <w:tabs>
          <w:tab w:val="num" w:pos="1800"/>
        </w:tabs>
        <w:ind w:left="1800" w:hanging="360"/>
      </w:pPr>
      <w:rPr>
        <w:rFonts w:ascii="Symbol" w:hAnsi="Symbol" w:cs="Symbol" w:hint="default"/>
      </w:rPr>
    </w:lvl>
  </w:abstractNum>
  <w:abstractNum w:abstractNumId="6" w15:restartNumberingAfterBreak="0">
    <w:nsid w:val="00000007"/>
    <w:multiLevelType w:val="singleLevel"/>
    <w:tmpl w:val="00000007"/>
    <w:name w:val="WW8Num7"/>
    <w:lvl w:ilvl="0">
      <w:start w:val="1"/>
      <w:numFmt w:val="bullet"/>
      <w:pStyle w:val="ListBullet4"/>
      <w:lvlText w:val=""/>
      <w:lvlJc w:val="left"/>
      <w:pPr>
        <w:tabs>
          <w:tab w:val="num" w:pos="1440"/>
        </w:tabs>
        <w:ind w:left="1440" w:hanging="360"/>
      </w:pPr>
      <w:rPr>
        <w:rFonts w:ascii="Symbol" w:hAnsi="Symbol" w:cs="Symbol" w:hint="default"/>
      </w:rPr>
    </w:lvl>
  </w:abstractNum>
  <w:abstractNum w:abstractNumId="7" w15:restartNumberingAfterBreak="0">
    <w:nsid w:val="00000008"/>
    <w:multiLevelType w:val="singleLevel"/>
    <w:tmpl w:val="00000008"/>
    <w:name w:val="WW8Num8"/>
    <w:lvl w:ilvl="0">
      <w:start w:val="1"/>
      <w:numFmt w:val="bullet"/>
      <w:pStyle w:val="ListBullet3"/>
      <w:lvlText w:val=""/>
      <w:lvlJc w:val="left"/>
      <w:pPr>
        <w:tabs>
          <w:tab w:val="num" w:pos="1080"/>
        </w:tabs>
        <w:ind w:left="1080" w:hanging="360"/>
      </w:pPr>
      <w:rPr>
        <w:rFonts w:ascii="Symbol" w:hAnsi="Symbol" w:cs="Symbol" w:hint="default"/>
      </w:rPr>
    </w:lvl>
  </w:abstractNum>
  <w:abstractNum w:abstractNumId="8" w15:restartNumberingAfterBreak="0">
    <w:nsid w:val="00000009"/>
    <w:multiLevelType w:val="singleLevel"/>
    <w:tmpl w:val="00000009"/>
    <w:name w:val="WW8Num9"/>
    <w:lvl w:ilvl="0">
      <w:start w:val="1"/>
      <w:numFmt w:val="bullet"/>
      <w:pStyle w:val="ListBullet2"/>
      <w:lvlText w:val=""/>
      <w:lvlJc w:val="left"/>
      <w:pPr>
        <w:tabs>
          <w:tab w:val="num" w:pos="720"/>
        </w:tabs>
        <w:ind w:left="720" w:hanging="360"/>
      </w:pPr>
      <w:rPr>
        <w:rFonts w:ascii="Symbol" w:hAnsi="Symbol" w:cs="Symbol" w:hint="default"/>
      </w:rPr>
    </w:lvl>
  </w:abstractNum>
  <w:abstractNum w:abstractNumId="9" w15:restartNumberingAfterBreak="0">
    <w:nsid w:val="0000000A"/>
    <w:multiLevelType w:val="singleLevel"/>
    <w:tmpl w:val="0000000A"/>
    <w:name w:val="WW8Num10"/>
    <w:lvl w:ilvl="0">
      <w:start w:val="1"/>
      <w:numFmt w:val="decimal"/>
      <w:pStyle w:val="ListNumber"/>
      <w:lvlText w:val="%1."/>
      <w:lvlJc w:val="left"/>
      <w:pPr>
        <w:tabs>
          <w:tab w:val="num" w:pos="360"/>
        </w:tabs>
        <w:ind w:left="360" w:hanging="360"/>
      </w:pPr>
    </w:lvl>
  </w:abstractNum>
  <w:abstractNum w:abstractNumId="10" w15:restartNumberingAfterBreak="0">
    <w:nsid w:val="0000000B"/>
    <w:multiLevelType w:val="singleLevel"/>
    <w:tmpl w:val="0000000B"/>
    <w:name w:val="WW8Num11"/>
    <w:lvl w:ilvl="0">
      <w:start w:val="1"/>
      <w:numFmt w:val="bullet"/>
      <w:pStyle w:val="ListBullet"/>
      <w:lvlText w:val=""/>
      <w:lvlJc w:val="left"/>
      <w:pPr>
        <w:tabs>
          <w:tab w:val="num" w:pos="360"/>
        </w:tabs>
        <w:ind w:left="360" w:hanging="360"/>
      </w:pPr>
      <w:rPr>
        <w:rFonts w:ascii="Symbol" w:hAnsi="Symbol" w:cs="Symbol" w:hint="default"/>
      </w:rPr>
    </w:lvl>
  </w:abstractNum>
  <w:abstractNum w:abstractNumId="11" w15:restartNumberingAfterBreak="0">
    <w:nsid w:val="0000000C"/>
    <w:multiLevelType w:val="singleLevel"/>
    <w:tmpl w:val="0000000C"/>
    <w:name w:val="WW8Num12"/>
    <w:lvl w:ilvl="0">
      <w:start w:val="1"/>
      <w:numFmt w:val="decimal"/>
      <w:pStyle w:val="StyleHeading1Before0ptAfter6pt"/>
      <w:lvlText w:val="%1."/>
      <w:lvlJc w:val="left"/>
      <w:pPr>
        <w:tabs>
          <w:tab w:val="num" w:pos="1296"/>
        </w:tabs>
        <w:ind w:left="1296" w:hanging="360"/>
      </w:pPr>
    </w:lvl>
  </w:abstractNum>
  <w:abstractNum w:abstractNumId="12" w15:restartNumberingAfterBreak="0">
    <w:nsid w:val="2D6F3B24"/>
    <w:multiLevelType w:val="multilevel"/>
    <w:tmpl w:val="0334372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1573435"/>
    <w:multiLevelType w:val="multilevel"/>
    <w:tmpl w:val="BCD0EFA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4."/>
      <w:lvlJc w:val="left"/>
      <w:pPr>
        <w:ind w:left="360" w:hanging="360"/>
      </w:p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96799443">
    <w:abstractNumId w:val="0"/>
  </w:num>
  <w:num w:numId="2" w16cid:durableId="34693817">
    <w:abstractNumId w:val="1"/>
  </w:num>
  <w:num w:numId="3" w16cid:durableId="455635859">
    <w:abstractNumId w:val="2"/>
  </w:num>
  <w:num w:numId="4" w16cid:durableId="260728155">
    <w:abstractNumId w:val="3"/>
  </w:num>
  <w:num w:numId="5" w16cid:durableId="718240914">
    <w:abstractNumId w:val="4"/>
  </w:num>
  <w:num w:numId="6" w16cid:durableId="1047756738">
    <w:abstractNumId w:val="5"/>
  </w:num>
  <w:num w:numId="7" w16cid:durableId="2133553026">
    <w:abstractNumId w:val="6"/>
  </w:num>
  <w:num w:numId="8" w16cid:durableId="250965969">
    <w:abstractNumId w:val="7"/>
  </w:num>
  <w:num w:numId="9" w16cid:durableId="1918320716">
    <w:abstractNumId w:val="8"/>
  </w:num>
  <w:num w:numId="10" w16cid:durableId="1853956074">
    <w:abstractNumId w:val="9"/>
  </w:num>
  <w:num w:numId="11" w16cid:durableId="45760300">
    <w:abstractNumId w:val="10"/>
  </w:num>
  <w:num w:numId="12" w16cid:durableId="853422362">
    <w:abstractNumId w:val="11"/>
  </w:num>
  <w:num w:numId="13" w16cid:durableId="2013487857">
    <w:abstractNumId w:val="13"/>
  </w:num>
  <w:num w:numId="14" w16cid:durableId="37697024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cia A Hakala">
    <w15:presenceInfo w15:providerId="AD" w15:userId="S::marcia.hakala@lilly.com::aa404810-ab78-4607-bd63-10ad15a6ff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432"/>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5D15"/>
    <w:rsid w:val="00000AAC"/>
    <w:rsid w:val="00054EBD"/>
    <w:rsid w:val="00076523"/>
    <w:rsid w:val="000C0A7F"/>
    <w:rsid w:val="000D75B9"/>
    <w:rsid w:val="00112A1C"/>
    <w:rsid w:val="00135DDF"/>
    <w:rsid w:val="00151CA1"/>
    <w:rsid w:val="001A161A"/>
    <w:rsid w:val="001A5D15"/>
    <w:rsid w:val="002248CB"/>
    <w:rsid w:val="00257CFD"/>
    <w:rsid w:val="00286BD8"/>
    <w:rsid w:val="002F058C"/>
    <w:rsid w:val="003142B9"/>
    <w:rsid w:val="003511CB"/>
    <w:rsid w:val="00383A32"/>
    <w:rsid w:val="00384F5F"/>
    <w:rsid w:val="0038710D"/>
    <w:rsid w:val="003C1079"/>
    <w:rsid w:val="003D5215"/>
    <w:rsid w:val="0042673F"/>
    <w:rsid w:val="0047281C"/>
    <w:rsid w:val="00481066"/>
    <w:rsid w:val="00483605"/>
    <w:rsid w:val="004C5AFB"/>
    <w:rsid w:val="004F1237"/>
    <w:rsid w:val="004F5A5A"/>
    <w:rsid w:val="00513645"/>
    <w:rsid w:val="0055079A"/>
    <w:rsid w:val="005802C0"/>
    <w:rsid w:val="005D36B1"/>
    <w:rsid w:val="00672FC8"/>
    <w:rsid w:val="006D7882"/>
    <w:rsid w:val="007526BE"/>
    <w:rsid w:val="007732EA"/>
    <w:rsid w:val="0078497D"/>
    <w:rsid w:val="007C0F72"/>
    <w:rsid w:val="007E0A87"/>
    <w:rsid w:val="007F260C"/>
    <w:rsid w:val="00825361"/>
    <w:rsid w:val="00834F48"/>
    <w:rsid w:val="00836254"/>
    <w:rsid w:val="00837735"/>
    <w:rsid w:val="008774C0"/>
    <w:rsid w:val="008836D1"/>
    <w:rsid w:val="00904B66"/>
    <w:rsid w:val="009706FE"/>
    <w:rsid w:val="009806E2"/>
    <w:rsid w:val="009D72C3"/>
    <w:rsid w:val="009E3AED"/>
    <w:rsid w:val="00A553E3"/>
    <w:rsid w:val="00A57B19"/>
    <w:rsid w:val="00AE4471"/>
    <w:rsid w:val="00B36FC6"/>
    <w:rsid w:val="00BB0C5E"/>
    <w:rsid w:val="00BD7536"/>
    <w:rsid w:val="00BF1BD3"/>
    <w:rsid w:val="00C10EA0"/>
    <w:rsid w:val="00C13F60"/>
    <w:rsid w:val="00CB15F1"/>
    <w:rsid w:val="00CC400F"/>
    <w:rsid w:val="00D03F3A"/>
    <w:rsid w:val="00D32873"/>
    <w:rsid w:val="00D62331"/>
    <w:rsid w:val="00D7322C"/>
    <w:rsid w:val="00DC51B3"/>
    <w:rsid w:val="00E33709"/>
    <w:rsid w:val="00E4320B"/>
    <w:rsid w:val="00E44B30"/>
    <w:rsid w:val="00E83520"/>
    <w:rsid w:val="00E948A1"/>
    <w:rsid w:val="00FA0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45B537A"/>
  <w15:chartTrackingRefBased/>
  <w15:docId w15:val="{9E0E09A5-096E-4974-A7F6-553B59850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pPr>
    <w:rPr>
      <w:sz w:val="24"/>
      <w:szCs w:val="24"/>
      <w:lang w:eastAsia="zh-CN"/>
    </w:rPr>
  </w:style>
  <w:style w:type="paragraph" w:styleId="Heading1">
    <w:name w:val="heading 1"/>
    <w:next w:val="Heading3"/>
    <w:qFormat/>
    <w:pPr>
      <w:keepNext/>
      <w:keepLines/>
      <w:numPr>
        <w:numId w:val="1"/>
      </w:numPr>
      <w:suppressAutoHyphens/>
      <w:spacing w:after="360" w:line="360" w:lineRule="auto"/>
      <w:jc w:val="center"/>
      <w:outlineLvl w:val="0"/>
    </w:pPr>
    <w:rPr>
      <w:rFonts w:cs="Arial"/>
      <w:b/>
      <w:bCs/>
      <w:sz w:val="32"/>
      <w:szCs w:val="32"/>
      <w:lang w:eastAsia="zh-CN"/>
    </w:rPr>
  </w:style>
  <w:style w:type="paragraph" w:styleId="Heading2">
    <w:name w:val="heading 2"/>
    <w:next w:val="Heading4"/>
    <w:qFormat/>
    <w:pPr>
      <w:keepNext/>
      <w:keepLines/>
      <w:pageBreakBefore/>
      <w:numPr>
        <w:ilvl w:val="1"/>
        <w:numId w:val="1"/>
      </w:numPr>
      <w:suppressAutoHyphens/>
      <w:spacing w:after="360"/>
      <w:jc w:val="center"/>
      <w:outlineLvl w:val="1"/>
    </w:pPr>
    <w:rPr>
      <w:rFonts w:cs="Arial"/>
      <w:b/>
      <w:iCs/>
      <w:sz w:val="32"/>
      <w:szCs w:val="27"/>
      <w:u w:val="single"/>
      <w:lang w:eastAsia="zh-CN"/>
    </w:rPr>
  </w:style>
  <w:style w:type="paragraph" w:styleId="Heading3">
    <w:name w:val="heading 3"/>
    <w:next w:val="Heading5"/>
    <w:qFormat/>
    <w:pPr>
      <w:numPr>
        <w:ilvl w:val="2"/>
        <w:numId w:val="1"/>
      </w:numPr>
      <w:suppressAutoHyphens/>
      <w:spacing w:before="240" w:after="120"/>
      <w:outlineLvl w:val="2"/>
    </w:pPr>
    <w:rPr>
      <w:rFonts w:cs="Arial"/>
      <w:b/>
      <w:bCs/>
      <w:kern w:val="2"/>
      <w:sz w:val="22"/>
      <w:szCs w:val="26"/>
      <w:lang w:eastAsia="zh-CN"/>
    </w:rPr>
  </w:style>
  <w:style w:type="paragraph" w:styleId="Heading4">
    <w:name w:val="heading 4"/>
    <w:next w:val="Heading6"/>
    <w:qFormat/>
    <w:pPr>
      <w:keepNext/>
      <w:keepLines/>
      <w:numPr>
        <w:ilvl w:val="3"/>
        <w:numId w:val="1"/>
      </w:numPr>
      <w:tabs>
        <w:tab w:val="left" w:pos="720"/>
      </w:tabs>
      <w:suppressAutoHyphens/>
      <w:spacing w:after="120"/>
      <w:outlineLvl w:val="3"/>
    </w:pPr>
    <w:rPr>
      <w:rFonts w:cs="Arial"/>
      <w:b/>
      <w:kern w:val="2"/>
      <w:sz w:val="22"/>
      <w:szCs w:val="28"/>
      <w:lang w:eastAsia="zh-CN"/>
    </w:rPr>
  </w:style>
  <w:style w:type="paragraph" w:styleId="Heading5">
    <w:name w:val="heading 5"/>
    <w:next w:val="BodyText"/>
    <w:qFormat/>
    <w:pPr>
      <w:numPr>
        <w:ilvl w:val="4"/>
        <w:numId w:val="1"/>
      </w:numPr>
      <w:suppressAutoHyphens/>
      <w:spacing w:after="120"/>
      <w:outlineLvl w:val="4"/>
    </w:pPr>
    <w:rPr>
      <w:kern w:val="2"/>
      <w:sz w:val="22"/>
      <w:szCs w:val="21"/>
      <w:lang w:eastAsia="zh-CN"/>
    </w:rPr>
  </w:style>
  <w:style w:type="paragraph" w:styleId="Heading6">
    <w:name w:val="heading 6"/>
    <w:next w:val="BodyText"/>
    <w:qFormat/>
    <w:pPr>
      <w:numPr>
        <w:ilvl w:val="5"/>
        <w:numId w:val="1"/>
      </w:numPr>
      <w:suppressAutoHyphens/>
      <w:spacing w:after="120"/>
      <w:outlineLvl w:val="5"/>
    </w:pPr>
    <w:rPr>
      <w:rFonts w:cs="Arial"/>
      <w:bCs/>
      <w:iCs/>
      <w:kern w:val="2"/>
      <w:sz w:val="22"/>
      <w:szCs w:val="22"/>
      <w:lang w:eastAsia="zh-CN"/>
    </w:rPr>
  </w:style>
  <w:style w:type="paragraph" w:styleId="Heading7">
    <w:name w:val="heading 7"/>
    <w:next w:val="BodyText"/>
    <w:qFormat/>
    <w:pPr>
      <w:numPr>
        <w:ilvl w:val="6"/>
        <w:numId w:val="1"/>
      </w:numPr>
      <w:suppressAutoHyphens/>
      <w:spacing w:after="120"/>
      <w:outlineLvl w:val="6"/>
    </w:pPr>
    <w:rPr>
      <w:rFonts w:cs="Arial"/>
      <w:kern w:val="2"/>
      <w:sz w:val="22"/>
      <w:szCs w:val="21"/>
      <w:lang w:eastAsia="zh-CN"/>
    </w:rPr>
  </w:style>
  <w:style w:type="paragraph" w:styleId="Heading8">
    <w:name w:val="heading 8"/>
    <w:next w:val="BodyText"/>
    <w:qFormat/>
    <w:pPr>
      <w:numPr>
        <w:ilvl w:val="7"/>
        <w:numId w:val="1"/>
      </w:numPr>
      <w:suppressAutoHyphens/>
      <w:spacing w:after="120"/>
      <w:outlineLvl w:val="7"/>
    </w:pPr>
    <w:rPr>
      <w:rFonts w:cs="Arial"/>
      <w:kern w:val="2"/>
      <w:sz w:val="22"/>
      <w:szCs w:val="21"/>
      <w:lang w:eastAsia="zh-CN"/>
    </w:rPr>
  </w:style>
  <w:style w:type="paragraph" w:styleId="Heading9">
    <w:name w:val="heading 9"/>
    <w:next w:val="BodyText"/>
    <w:qFormat/>
    <w:pPr>
      <w:tabs>
        <w:tab w:val="left" w:pos="1620"/>
      </w:tabs>
      <w:suppressAutoHyphens/>
      <w:ind w:left="1620" w:hanging="900"/>
      <w:outlineLvl w:val="8"/>
    </w:pPr>
    <w:rPr>
      <w:rFonts w:cs="Arial"/>
      <w:kern w:val="2"/>
      <w:sz w:val="22"/>
      <w:szCs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hint="default"/>
      <w:u w:val="none"/>
    </w:rPr>
  </w:style>
  <w:style w:type="character" w:customStyle="1" w:styleId="WW8Num1z1">
    <w:name w:val="WW8Num1z1"/>
    <w:rPr>
      <w:rFonts w:ascii="Times New Roman" w:hAnsi="Times New Roman" w:cs="Times New Roman" w:hint="default"/>
      <w:b/>
      <w:bCs w:val="0"/>
      <w:i w:val="0"/>
      <w:iCs w:val="0"/>
      <w:caps w:val="0"/>
      <w:smallCaps w:val="0"/>
      <w:strike w:val="0"/>
      <w:dstrike w:val="0"/>
      <w:outline w:val="0"/>
      <w:shadow w:val="0"/>
      <w:vanish w:val="0"/>
      <w:spacing w:val="0"/>
      <w:kern w:val="0"/>
      <w:position w:val="0"/>
      <w:sz w:val="32"/>
      <w:szCs w:val="27"/>
      <w:u w:val="none"/>
      <w:vertAlign w:val="baseline"/>
      <w:em w:val="none"/>
      <w:lang w:val="x-none" w:bidi="x-none"/>
    </w:rPr>
  </w:style>
  <w:style w:type="character" w:customStyle="1" w:styleId="WW8Num1z2">
    <w:name w:val="WW8Num1z2"/>
    <w:rPr>
      <w:rFonts w:ascii="Times New Roman" w:hAnsi="Times New Roman" w:cs="Times New Roman" w:hint="default"/>
      <w:b/>
      <w:bCs w:val="0"/>
      <w:i w:val="0"/>
      <w:iCs w:val="0"/>
      <w:caps w:val="0"/>
      <w:smallCaps w:val="0"/>
      <w:strike w:val="0"/>
      <w:dstrike w:val="0"/>
      <w:outline w:val="0"/>
      <w:shadow w:val="0"/>
      <w:vanish w:val="0"/>
      <w:spacing w:val="0"/>
      <w:kern w:val="0"/>
      <w:position w:val="0"/>
      <w:sz w:val="22"/>
      <w:szCs w:val="26"/>
      <w:u w:val="none"/>
      <w:vertAlign w:val="baseline"/>
      <w:em w:val="none"/>
      <w:lang w:val="x-none" w:bidi="x-none"/>
    </w:rPr>
  </w:style>
  <w:style w:type="character" w:customStyle="1" w:styleId="WW8Num1z3">
    <w:name w:val="WW8Num1z3"/>
    <w:rPr>
      <w:rFonts w:hint="default"/>
      <w:b/>
      <w:i w:val="0"/>
    </w:rPr>
  </w:style>
  <w:style w:type="character" w:customStyle="1" w:styleId="WW8Num1z4">
    <w:name w:val="WW8Num1z4"/>
    <w:rPr>
      <w:rFonts w:ascii="Times New Roman" w:hAnsi="Times New Roman" w:cs="Times New Roman" w:hint="default"/>
      <w:bCs w:val="0"/>
      <w:i w:val="0"/>
      <w:iCs w:val="0"/>
      <w:caps w:val="0"/>
      <w:smallCaps w:val="0"/>
      <w:strike w:val="0"/>
      <w:dstrike w:val="0"/>
      <w:outline w:val="0"/>
      <w:shadow w:val="0"/>
      <w:vanish w:val="0"/>
      <w:spacing w:val="0"/>
      <w:kern w:val="0"/>
      <w:position w:val="0"/>
      <w:sz w:val="22"/>
      <w:szCs w:val="21"/>
      <w:u w:val="none"/>
      <w:vertAlign w:val="baseline"/>
      <w:em w:val="none"/>
      <w:lang w:val="x-none" w:bidi="x-none"/>
    </w:rPr>
  </w:style>
  <w:style w:type="character" w:customStyle="1" w:styleId="WW8Num1z5">
    <w:name w:val="WW8Num1z5"/>
    <w:rPr>
      <w:rFonts w:ascii="Times New Roman" w:hAnsi="Times New Roman" w:cs="Times New Roman" w:hint="default"/>
      <w:b w:val="0"/>
      <w:bCs w:val="0"/>
      <w:i w:val="0"/>
      <w:iCs w:val="0"/>
      <w:caps w:val="0"/>
      <w:smallCaps w:val="0"/>
      <w:strike w:val="0"/>
      <w:dstrike w:val="0"/>
      <w:outline w:val="0"/>
      <w:shadow w:val="0"/>
      <w:vanish w:val="0"/>
      <w:spacing w:val="0"/>
      <w:position w:val="0"/>
      <w:sz w:val="22"/>
      <w:u w:val="none"/>
      <w:vertAlign w:val="baseline"/>
      <w:em w:val="none"/>
    </w:rPr>
  </w:style>
  <w:style w:type="character" w:customStyle="1" w:styleId="WW8Num1z6">
    <w:name w:val="WW8Num1z6"/>
    <w:rPr>
      <w:rFonts w:ascii="Times New Roman" w:hAnsi="Times New Roman" w:cs="Times New Roman" w:hint="default"/>
      <w:bCs w:val="0"/>
      <w:i w:val="0"/>
      <w:iCs w:val="0"/>
      <w:caps w:val="0"/>
      <w:smallCaps w:val="0"/>
      <w:strike w:val="0"/>
      <w:dstrike w:val="0"/>
      <w:outline w:val="0"/>
      <w:shadow w:val="0"/>
      <w:vanish w:val="0"/>
      <w:color w:val="000000"/>
      <w:spacing w:val="0"/>
      <w:kern w:val="0"/>
      <w:position w:val="0"/>
      <w:sz w:val="22"/>
      <w:szCs w:val="21"/>
      <w:u w:val="none"/>
      <w:vertAlign w:val="baseline"/>
      <w:em w:val="none"/>
      <w:lang w:val="x-none" w:bidi="x-none"/>
    </w:rPr>
  </w:style>
  <w:style w:type="character" w:customStyle="1" w:styleId="WW8Num1z7">
    <w:name w:val="WW8Num1z7"/>
    <w:rPr>
      <w:rFonts w:ascii="Times New Roman" w:hAnsi="Times New Roman" w:cs="Times New Roman" w:hint="default"/>
      <w:b w:val="0"/>
      <w:bCs w:val="0"/>
      <w:i w:val="0"/>
      <w:iCs w:val="0"/>
      <w:caps w:val="0"/>
      <w:smallCaps w:val="0"/>
      <w:strike w:val="0"/>
      <w:dstrike w:val="0"/>
      <w:outline w:val="0"/>
      <w:shadow w:val="0"/>
      <w:vanish w:val="0"/>
      <w:color w:val="auto"/>
      <w:spacing w:val="0"/>
      <w:position w:val="0"/>
      <w:sz w:val="24"/>
      <w:u w:val="none"/>
      <w:vertAlign w:val="baseline"/>
      <w:em w:val="none"/>
    </w:rPr>
  </w:style>
  <w:style w:type="character" w:customStyle="1" w:styleId="WW8Num1z8">
    <w:name w:val="WW8Num1z8"/>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WW8Num5z0">
    <w:name w:val="WW8Num5z0"/>
  </w:style>
  <w:style w:type="character" w:customStyle="1" w:styleId="WW8Num6z0">
    <w:name w:val="WW8Num6z0"/>
    <w:rPr>
      <w:rFonts w:ascii="Symbol" w:hAnsi="Symbol" w:cs="Symbol" w:hint="default"/>
    </w:rPr>
  </w:style>
  <w:style w:type="character" w:customStyle="1" w:styleId="WW8Num7z0">
    <w:name w:val="WW8Num7z0"/>
    <w:rPr>
      <w:rFonts w:ascii="Symbol" w:hAnsi="Symbol" w:cs="Symbol" w:hint="default"/>
    </w:rPr>
  </w:style>
  <w:style w:type="character" w:customStyle="1" w:styleId="WW8Num8z0">
    <w:name w:val="WW8Num8z0"/>
    <w:rPr>
      <w:rFonts w:ascii="Symbol" w:hAnsi="Symbol" w:cs="Symbol" w:hint="default"/>
    </w:rPr>
  </w:style>
  <w:style w:type="character" w:customStyle="1" w:styleId="WW8Num9z0">
    <w:name w:val="WW8Num9z0"/>
    <w:rPr>
      <w:rFonts w:ascii="Symbol" w:hAnsi="Symbol" w:cs="Symbol" w:hint="default"/>
    </w:rPr>
  </w:style>
  <w:style w:type="character" w:customStyle="1" w:styleId="WW8Num10z0">
    <w:name w:val="WW8Num10z0"/>
  </w:style>
  <w:style w:type="character" w:customStyle="1" w:styleId="WW8Num11z0">
    <w:name w:val="WW8Num11z0"/>
    <w:rPr>
      <w:rFonts w:ascii="Symbol" w:hAnsi="Symbol" w:cs="Symbol" w:hint="default"/>
    </w:rPr>
  </w:style>
  <w:style w:type="character" w:customStyle="1" w:styleId="WW8Num12z0">
    <w:name w:val="WW8Num12z0"/>
  </w:style>
  <w:style w:type="character" w:customStyle="1" w:styleId="WW8Num13z0">
    <w:name w:val="WW8Num13z0"/>
    <w:rPr>
      <w:rFonts w:hint="default"/>
      <w:u w:val="none"/>
    </w:rPr>
  </w:style>
  <w:style w:type="character" w:customStyle="1" w:styleId="WW8Num13z1">
    <w:name w:val="WW8Num13z1"/>
    <w:rPr>
      <w:rFonts w:ascii="Times New Roman" w:hAnsi="Times New Roman" w:cs="Times New Roman" w:hint="default"/>
      <w:b/>
      <w:bCs w:val="0"/>
      <w:i w:val="0"/>
      <w:iCs w:val="0"/>
      <w:caps w:val="0"/>
      <w:smallCaps w:val="0"/>
      <w:strike w:val="0"/>
      <w:dstrike w:val="0"/>
      <w:outline w:val="0"/>
      <w:shadow w:val="0"/>
      <w:vanish w:val="0"/>
      <w:spacing w:val="0"/>
      <w:kern w:val="0"/>
      <w:position w:val="0"/>
      <w:sz w:val="32"/>
      <w:szCs w:val="27"/>
      <w:u w:val="none"/>
      <w:vertAlign w:val="baseline"/>
      <w:em w:val="none"/>
      <w:lang w:val="x-none" w:bidi="x-none"/>
    </w:rPr>
  </w:style>
  <w:style w:type="character" w:customStyle="1" w:styleId="WW8Num13z2">
    <w:name w:val="WW8Num13z2"/>
    <w:rPr>
      <w:rFonts w:ascii="Times New Roman" w:hAnsi="Times New Roman" w:cs="Times New Roman" w:hint="default"/>
      <w:b/>
      <w:bCs w:val="0"/>
      <w:i w:val="0"/>
      <w:iCs w:val="0"/>
      <w:caps w:val="0"/>
      <w:smallCaps w:val="0"/>
      <w:strike w:val="0"/>
      <w:dstrike w:val="0"/>
      <w:outline w:val="0"/>
      <w:shadow w:val="0"/>
      <w:vanish w:val="0"/>
      <w:spacing w:val="0"/>
      <w:kern w:val="0"/>
      <w:position w:val="0"/>
      <w:sz w:val="22"/>
      <w:szCs w:val="26"/>
      <w:u w:val="none"/>
      <w:vertAlign w:val="baseline"/>
      <w:em w:val="none"/>
      <w:lang w:val="x-none" w:bidi="x-none"/>
    </w:rPr>
  </w:style>
  <w:style w:type="character" w:customStyle="1" w:styleId="WW8Num13z3">
    <w:name w:val="WW8Num13z3"/>
    <w:rPr>
      <w:rFonts w:hint="default"/>
      <w:b/>
      <w:i w:val="0"/>
    </w:rPr>
  </w:style>
  <w:style w:type="character" w:customStyle="1" w:styleId="WW8Num13z4">
    <w:name w:val="WW8Num13z4"/>
    <w:rPr>
      <w:rFonts w:ascii="Times New Roman" w:hAnsi="Times New Roman" w:cs="Times New Roman" w:hint="default"/>
      <w:bCs w:val="0"/>
      <w:i w:val="0"/>
      <w:iCs w:val="0"/>
      <w:caps w:val="0"/>
      <w:smallCaps w:val="0"/>
      <w:strike w:val="0"/>
      <w:dstrike w:val="0"/>
      <w:outline w:val="0"/>
      <w:shadow w:val="0"/>
      <w:vanish w:val="0"/>
      <w:spacing w:val="0"/>
      <w:kern w:val="0"/>
      <w:position w:val="0"/>
      <w:sz w:val="22"/>
      <w:szCs w:val="21"/>
      <w:u w:val="none"/>
      <w:vertAlign w:val="baseline"/>
      <w:em w:val="none"/>
      <w:lang w:val="x-none" w:bidi="x-none"/>
    </w:rPr>
  </w:style>
  <w:style w:type="character" w:customStyle="1" w:styleId="WW8Num13z5">
    <w:name w:val="WW8Num13z5"/>
    <w:rPr>
      <w:rFonts w:ascii="Times New Roman" w:hAnsi="Times New Roman" w:cs="Times New Roman" w:hint="default"/>
      <w:b w:val="0"/>
      <w:bCs w:val="0"/>
      <w:i w:val="0"/>
      <w:iCs w:val="0"/>
      <w:caps w:val="0"/>
      <w:smallCaps w:val="0"/>
      <w:strike w:val="0"/>
      <w:dstrike w:val="0"/>
      <w:outline w:val="0"/>
      <w:shadow w:val="0"/>
      <w:vanish w:val="0"/>
      <w:spacing w:val="0"/>
      <w:position w:val="0"/>
      <w:sz w:val="22"/>
      <w:u w:val="none"/>
      <w:vertAlign w:val="baseline"/>
      <w:em w:val="none"/>
    </w:rPr>
  </w:style>
  <w:style w:type="character" w:customStyle="1" w:styleId="WW8Num13z6">
    <w:name w:val="WW8Num13z6"/>
    <w:rPr>
      <w:rFonts w:ascii="Times New Roman" w:hAnsi="Times New Roman" w:cs="Times New Roman" w:hint="default"/>
      <w:bCs w:val="0"/>
      <w:i w:val="0"/>
      <w:iCs w:val="0"/>
      <w:caps w:val="0"/>
      <w:smallCaps w:val="0"/>
      <w:strike w:val="0"/>
      <w:dstrike w:val="0"/>
      <w:outline w:val="0"/>
      <w:shadow w:val="0"/>
      <w:vanish w:val="0"/>
      <w:color w:val="000000"/>
      <w:spacing w:val="0"/>
      <w:kern w:val="0"/>
      <w:position w:val="0"/>
      <w:sz w:val="22"/>
      <w:szCs w:val="21"/>
      <w:u w:val="none"/>
      <w:vertAlign w:val="baseline"/>
      <w:em w:val="none"/>
      <w:lang w:val="x-none" w:bidi="x-none"/>
    </w:rPr>
  </w:style>
  <w:style w:type="character" w:customStyle="1" w:styleId="WW8Num13z7">
    <w:name w:val="WW8Num13z7"/>
    <w:rPr>
      <w:rFonts w:ascii="Times New Roman" w:hAnsi="Times New Roman" w:cs="Times New Roman" w:hint="default"/>
      <w:b w:val="0"/>
      <w:bCs w:val="0"/>
      <w:i w:val="0"/>
      <w:iCs w:val="0"/>
      <w:caps w:val="0"/>
      <w:smallCaps w:val="0"/>
      <w:strike w:val="0"/>
      <w:dstrike w:val="0"/>
      <w:outline w:val="0"/>
      <w:shadow w:val="0"/>
      <w:vanish w:val="0"/>
      <w:color w:val="auto"/>
      <w:spacing w:val="0"/>
      <w:position w:val="0"/>
      <w:sz w:val="24"/>
      <w:u w:val="none"/>
      <w:vertAlign w:val="baseline"/>
      <w:em w:val="none"/>
    </w:rPr>
  </w:style>
  <w:style w:type="character" w:customStyle="1" w:styleId="WW8Num13z8">
    <w:name w:val="WW8Num13z8"/>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4z0">
    <w:name w:val="WW8Num14z0"/>
    <w:rPr>
      <w:rFonts w:ascii="Symbol" w:hAnsi="Symbol" w:cs="Symbol" w:hint="default"/>
      <w:color w:val="auto"/>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styleId="Hyperlink">
    <w:name w:val="Hyperlink"/>
    <w:uiPriority w:val="99"/>
    <w:rPr>
      <w:color w:val="0000FF"/>
      <w:u w:val="single"/>
    </w:rPr>
  </w:style>
  <w:style w:type="character" w:customStyle="1" w:styleId="FootnoteCharacters">
    <w:name w:val="Footnote Characters"/>
    <w:rPr>
      <w:color w:val="FF0000"/>
      <w:sz w:val="36"/>
      <w:u w:val="thick"/>
      <w:vertAlign w:val="superscript"/>
    </w:rPr>
  </w:style>
  <w:style w:type="character" w:customStyle="1" w:styleId="EndnoteCharacters">
    <w:name w:val="Endnote Characters"/>
    <w:rPr>
      <w:color w:val="0000FF"/>
      <w:sz w:val="36"/>
      <w:u w:val="thick"/>
      <w:vertAlign w:val="superscript"/>
    </w:rPr>
  </w:style>
  <w:style w:type="character" w:styleId="FollowedHyperlink">
    <w:name w:val="FollowedHyperlink"/>
    <w:rPr>
      <w:color w:val="800080"/>
      <w:u w:val="single"/>
    </w:rPr>
  </w:style>
  <w:style w:type="character" w:customStyle="1" w:styleId="BasictextChar">
    <w:name w:val="Basic text Char"/>
    <w:rPr>
      <w:kern w:val="2"/>
      <w:sz w:val="22"/>
      <w:lang w:val="en-US" w:bidi="ar-SA"/>
    </w:rPr>
  </w:style>
  <w:style w:type="character" w:customStyle="1" w:styleId="Heading5Char">
    <w:name w:val="Heading 5 Char"/>
    <w:rPr>
      <w:kern w:val="2"/>
      <w:sz w:val="22"/>
      <w:szCs w:val="21"/>
    </w:rPr>
  </w:style>
  <w:style w:type="character" w:customStyle="1" w:styleId="TitleChar">
    <w:name w:val="Title Char"/>
    <w:rPr>
      <w:rFonts w:cs="Arial"/>
      <w:b/>
      <w:bCs/>
      <w:kern w:val="2"/>
      <w:sz w:val="32"/>
      <w:szCs w:val="32"/>
      <w:lang w:val="en-US" w:bidi="ar-SA"/>
    </w:rPr>
  </w:style>
  <w:style w:type="character" w:styleId="CommentReference">
    <w:name w:val="annotation reference"/>
    <w:rPr>
      <w:sz w:val="16"/>
      <w:szCs w:val="16"/>
    </w:rPr>
  </w:style>
  <w:style w:type="character" w:customStyle="1" w:styleId="BodyTextChar">
    <w:name w:val="Body Text Char"/>
    <w:rPr>
      <w:kern w:val="2"/>
      <w:sz w:val="24"/>
      <w:szCs w:val="24"/>
      <w:lang w:val="en-US" w:bidi="ar-SA"/>
    </w:rPr>
  </w:style>
  <w:style w:type="character" w:customStyle="1" w:styleId="TablesChar">
    <w:name w:val="Tables Char"/>
    <w:rPr>
      <w:kern w:val="2"/>
      <w:sz w:val="22"/>
      <w:lang w:val="en-US" w:bidi="ar-SA"/>
    </w:rPr>
  </w:style>
  <w:style w:type="character" w:customStyle="1" w:styleId="EndnoteTextChar">
    <w:name w:val="Endnote Text Char"/>
    <w:rPr>
      <w:color w:val="0000FF"/>
      <w:kern w:val="2"/>
      <w:sz w:val="22"/>
      <w:lang w:val="en-US" w:bidi="ar-SA"/>
    </w:rPr>
  </w:style>
  <w:style w:type="character" w:customStyle="1" w:styleId="StyleTables105ptBoldChar">
    <w:name w:val="Style Tables + 10.5 pt Bold Char"/>
    <w:rPr>
      <w:b/>
      <w:bCs/>
      <w:kern w:val="2"/>
      <w:sz w:val="22"/>
      <w:lang w:val="en-US" w:bidi="ar-SA"/>
    </w:rPr>
  </w:style>
  <w:style w:type="character" w:styleId="Emphasis">
    <w:name w:val="Emphasis"/>
    <w:qFormat/>
    <w:rPr>
      <w:i/>
      <w:iCs/>
    </w:rPr>
  </w:style>
  <w:style w:type="character" w:styleId="HTMLAcronym">
    <w:name w:val="HTML Acronym"/>
    <w:basedOn w:val="DefaultParagraphFont"/>
  </w:style>
  <w:style w:type="character" w:styleId="HTMLCite">
    <w:name w:val="HTML Cite"/>
    <w:rPr>
      <w:i/>
      <w:iCs/>
    </w:rPr>
  </w:style>
  <w:style w:type="character" w:styleId="HTMLCode">
    <w:name w:val="HTML Code"/>
    <w:rPr>
      <w:rFonts w:ascii="Courier New" w:hAnsi="Courier New" w:cs="Courier New"/>
      <w:sz w:val="20"/>
      <w:szCs w:val="20"/>
    </w:rPr>
  </w:style>
  <w:style w:type="character" w:styleId="HTMLDefinition">
    <w:name w:val="HTML Definition"/>
    <w:rPr>
      <w:i/>
      <w:iCs/>
    </w:rPr>
  </w:style>
  <w:style w:type="character" w:styleId="HTMLKeyboard">
    <w:name w:val="HTML Keyboard"/>
    <w:rPr>
      <w:rFonts w:ascii="Courier New" w:hAnsi="Courier New" w:cs="Courier New"/>
      <w:sz w:val="20"/>
      <w:szCs w:val="20"/>
    </w:rPr>
  </w:style>
  <w:style w:type="character" w:styleId="HTMLSample">
    <w:name w:val="HTML Sample"/>
    <w:rPr>
      <w:rFonts w:ascii="Courier New" w:hAnsi="Courier New" w:cs="Courier New"/>
    </w:rPr>
  </w:style>
  <w:style w:type="character" w:styleId="HTMLTypewriter">
    <w:name w:val="HTML Typewriter"/>
    <w:rPr>
      <w:rFonts w:ascii="Courier New" w:hAnsi="Courier New" w:cs="Courier New"/>
      <w:sz w:val="20"/>
      <w:szCs w:val="20"/>
    </w:rPr>
  </w:style>
  <w:style w:type="character" w:styleId="HTMLVariable">
    <w:name w:val="HTML Variable"/>
    <w:rPr>
      <w:i/>
      <w:iCs/>
    </w:rPr>
  </w:style>
  <w:style w:type="character" w:styleId="LineNumber">
    <w:name w:val="line number"/>
    <w:basedOn w:val="DefaultParagraphFont"/>
  </w:style>
  <w:style w:type="character" w:styleId="Strong">
    <w:name w:val="Strong"/>
    <w:qFormat/>
    <w:rPr>
      <w:b/>
      <w:bCs/>
    </w:rPr>
  </w:style>
  <w:style w:type="character" w:customStyle="1" w:styleId="FootnoteTextChar">
    <w:name w:val="Footnote Text Char"/>
    <w:rPr>
      <w:color w:val="FF0000"/>
      <w:kern w:val="2"/>
      <w:sz w:val="22"/>
      <w:lang w:val="en-US" w:bidi="ar-SA"/>
    </w:rPr>
  </w:style>
  <w:style w:type="character" w:customStyle="1" w:styleId="StyleStyleHeading1Before0ptAfter6ptTimesNewRomaChar">
    <w:name w:val="Style Style Heading 1 + Before:  0 pt After:  6 pt + Times New Roma... Char"/>
    <w:rPr>
      <w:b/>
      <w:bCs/>
      <w:kern w:val="2"/>
      <w:sz w:val="24"/>
      <w:lang w:val="x-none"/>
    </w:rPr>
  </w:style>
  <w:style w:type="character" w:customStyle="1" w:styleId="Heading7Char">
    <w:name w:val="Heading 7 Char"/>
    <w:rPr>
      <w:rFonts w:cs="Arial"/>
      <w:kern w:val="2"/>
      <w:sz w:val="22"/>
      <w:szCs w:val="21"/>
    </w:rPr>
  </w:style>
  <w:style w:type="character" w:customStyle="1" w:styleId="Heading8Char">
    <w:name w:val="Heading 8 Char"/>
    <w:rPr>
      <w:rFonts w:cs="Arial"/>
      <w:kern w:val="2"/>
      <w:sz w:val="22"/>
      <w:szCs w:val="21"/>
    </w:rPr>
  </w:style>
  <w:style w:type="character" w:customStyle="1" w:styleId="Bullets">
    <w:name w:val="Bullets"/>
    <w:rPr>
      <w:rFonts w:ascii="OpenSymbol" w:eastAsia="OpenSymbol" w:hAnsi="OpenSymbol" w:cs="OpenSymbol"/>
    </w:rPr>
  </w:style>
  <w:style w:type="paragraph" w:customStyle="1" w:styleId="Heading">
    <w:name w:val="Heading"/>
    <w:next w:val="BodyText"/>
    <w:pPr>
      <w:suppressAutoHyphens/>
      <w:spacing w:after="240"/>
      <w:jc w:val="center"/>
    </w:pPr>
    <w:rPr>
      <w:rFonts w:cs="Arial"/>
      <w:b/>
      <w:bCs/>
      <w:kern w:val="2"/>
      <w:sz w:val="32"/>
      <w:szCs w:val="32"/>
      <w:lang w:eastAsia="zh-CN"/>
    </w:rPr>
  </w:style>
  <w:style w:type="paragraph" w:styleId="BodyText">
    <w:name w:val="Body Text"/>
    <w:basedOn w:val="Normal"/>
    <w:rPr>
      <w:kern w:val="2"/>
    </w:rPr>
  </w:style>
  <w:style w:type="paragraph" w:styleId="List">
    <w:name w:val="List"/>
    <w:basedOn w:val="Normal"/>
    <w:pPr>
      <w:ind w:left="360" w:hanging="360"/>
    </w:pPr>
  </w:style>
  <w:style w:type="paragraph" w:styleId="Caption">
    <w:name w:val="caption"/>
    <w:next w:val="Normal"/>
    <w:qFormat/>
    <w:pPr>
      <w:keepNext/>
      <w:keepLines/>
      <w:pageBreakBefore/>
      <w:suppressAutoHyphens/>
      <w:spacing w:after="240"/>
      <w:jc w:val="center"/>
    </w:pPr>
    <w:rPr>
      <w:b/>
      <w:bCs/>
      <w:kern w:val="2"/>
      <w:sz w:val="22"/>
      <w:szCs w:val="22"/>
      <w:lang w:eastAsia="zh-CN"/>
    </w:rPr>
  </w:style>
  <w:style w:type="paragraph" w:customStyle="1" w:styleId="Index">
    <w:name w:val="Index"/>
    <w:basedOn w:val="Normal"/>
    <w:pPr>
      <w:suppressLineNumbers/>
    </w:pPr>
    <w:rPr>
      <w:rFonts w:cs="Lohit Devanagari"/>
    </w:rPr>
  </w:style>
  <w:style w:type="paragraph" w:customStyle="1" w:styleId="Basictext">
    <w:name w:val="Basic text"/>
    <w:pPr>
      <w:suppressAutoHyphens/>
    </w:pPr>
    <w:rPr>
      <w:kern w:val="2"/>
      <w:sz w:val="22"/>
      <w:lang w:eastAsia="zh-CN"/>
    </w:rPr>
  </w:style>
  <w:style w:type="paragraph" w:customStyle="1" w:styleId="Tables">
    <w:name w:val="Tables"/>
    <w:basedOn w:val="Basictext"/>
  </w:style>
  <w:style w:type="paragraph" w:styleId="FootnoteText">
    <w:name w:val="footnote text"/>
    <w:pPr>
      <w:suppressAutoHyphens/>
      <w:spacing w:after="60"/>
    </w:pPr>
    <w:rPr>
      <w:color w:val="FF0000"/>
      <w:kern w:val="2"/>
      <w:sz w:val="22"/>
      <w:lang w:eastAsia="zh-CN"/>
    </w:rPr>
  </w:style>
  <w:style w:type="paragraph" w:styleId="Header">
    <w:name w:val="header"/>
    <w:pPr>
      <w:suppressAutoHyphens/>
    </w:pPr>
    <w:rPr>
      <w:kern w:val="2"/>
      <w:sz w:val="22"/>
      <w:lang w:eastAsia="zh-CN"/>
    </w:rPr>
  </w:style>
  <w:style w:type="paragraph" w:styleId="Footer">
    <w:name w:val="footer"/>
    <w:pPr>
      <w:tabs>
        <w:tab w:val="center" w:pos="4680"/>
        <w:tab w:val="right" w:pos="8640"/>
      </w:tabs>
      <w:suppressAutoHyphens/>
    </w:pPr>
    <w:rPr>
      <w:kern w:val="2"/>
      <w:sz w:val="22"/>
      <w:szCs w:val="22"/>
      <w:lang w:eastAsia="zh-CN"/>
    </w:rPr>
  </w:style>
  <w:style w:type="paragraph" w:styleId="DocumentMap">
    <w:name w:val="Document Map"/>
    <w:basedOn w:val="Basictext"/>
    <w:pPr>
      <w:shd w:val="clear" w:color="auto" w:fill="000080"/>
    </w:pPr>
    <w:rPr>
      <w:rFonts w:cs="Tahoma"/>
    </w:rPr>
  </w:style>
  <w:style w:type="paragraph" w:styleId="EndnoteText">
    <w:name w:val="endnote text"/>
    <w:pPr>
      <w:suppressAutoHyphens/>
      <w:spacing w:after="60"/>
    </w:pPr>
    <w:rPr>
      <w:color w:val="0000FF"/>
      <w:kern w:val="2"/>
      <w:sz w:val="22"/>
      <w:lang w:eastAsia="zh-CN"/>
    </w:rPr>
  </w:style>
  <w:style w:type="paragraph" w:customStyle="1" w:styleId="Style1">
    <w:name w:val="Style1"/>
    <w:basedOn w:val="Heading3"/>
    <w:pPr>
      <w:numPr>
        <w:ilvl w:val="0"/>
        <w:numId w:val="0"/>
      </w:numPr>
    </w:pPr>
    <w:rPr>
      <w:sz w:val="21"/>
      <w:szCs w:val="21"/>
    </w:rPr>
  </w:style>
  <w:style w:type="paragraph" w:customStyle="1" w:styleId="Watermark">
    <w:name w:val="Watermark"/>
    <w:pPr>
      <w:suppressAutoHyphens/>
      <w:jc w:val="center"/>
    </w:pPr>
    <w:rPr>
      <w:outline/>
      <w:color w:val="FF0000"/>
      <w:spacing w:val="40"/>
      <w:kern w:val="2"/>
      <w:sz w:val="72"/>
      <w:lang w:eastAsia="zh-CN"/>
    </w:rPr>
  </w:style>
  <w:style w:type="paragraph" w:customStyle="1" w:styleId="Banner">
    <w:name w:val="Banner"/>
    <w:next w:val="Heading3"/>
    <w:pPr>
      <w:keepNext/>
      <w:keepLines/>
      <w:pBdr>
        <w:top w:val="single" w:sz="4" w:space="1" w:color="000000"/>
        <w:left w:val="none" w:sz="0" w:space="0" w:color="000000"/>
        <w:bottom w:val="single" w:sz="4" w:space="1" w:color="000000"/>
        <w:right w:val="none" w:sz="0" w:space="0" w:color="000000"/>
      </w:pBdr>
      <w:suppressAutoHyphens/>
      <w:spacing w:before="360" w:after="120"/>
    </w:pPr>
    <w:rPr>
      <w:rFonts w:cs="Arial"/>
      <w:bCs/>
      <w:i/>
      <w:iCs/>
      <w:kern w:val="2"/>
      <w:sz w:val="28"/>
      <w:szCs w:val="27"/>
      <w:lang w:eastAsia="zh-CN"/>
    </w:rPr>
  </w:style>
  <w:style w:type="paragraph" w:customStyle="1" w:styleId="StyleTablesBoldAllcaps">
    <w:name w:val="Style Tables + Bold All caps"/>
    <w:basedOn w:val="Tables"/>
    <w:rPr>
      <w:b/>
      <w:bCs/>
    </w:rPr>
  </w:style>
  <w:style w:type="paragraph" w:styleId="CommentText">
    <w:name w:val="annotation text"/>
    <w:basedOn w:val="Basictext"/>
    <w:rPr>
      <w:sz w:val="20"/>
    </w:rPr>
  </w:style>
  <w:style w:type="paragraph" w:styleId="CommentSubject">
    <w:name w:val="annotation subject"/>
    <w:basedOn w:val="CommentText"/>
    <w:next w:val="CommentText"/>
    <w:rPr>
      <w:b/>
      <w:bCs/>
    </w:rPr>
  </w:style>
  <w:style w:type="paragraph" w:styleId="BalloonText">
    <w:name w:val="Balloon Text"/>
    <w:basedOn w:val="Normal"/>
    <w:rPr>
      <w:rFonts w:ascii="Tahoma" w:hAnsi="Tahoma" w:cs="Tahoma"/>
      <w:sz w:val="16"/>
      <w:szCs w:val="16"/>
    </w:rPr>
  </w:style>
  <w:style w:type="paragraph" w:customStyle="1" w:styleId="StyleTables105ptBold">
    <w:name w:val="Style Tables + 10.5 pt Bold"/>
    <w:basedOn w:val="Tables"/>
    <w:rPr>
      <w:b/>
      <w:bCs/>
    </w:rPr>
  </w:style>
  <w:style w:type="paragraph" w:customStyle="1" w:styleId="Style105ptBoldAfter0pt">
    <w:name w:val="Style 10.5 pt Bold After:  0 pt"/>
    <w:basedOn w:val="Normal"/>
    <w:pPr>
      <w:spacing w:after="0"/>
    </w:pPr>
    <w:rPr>
      <w:b/>
      <w:bCs/>
      <w:sz w:val="22"/>
      <w:szCs w:val="20"/>
    </w:rPr>
  </w:style>
  <w:style w:type="paragraph" w:customStyle="1" w:styleId="Style105ptBoldAfter0pt1">
    <w:name w:val="Style 10.5 pt Bold After:  0 pt1"/>
    <w:basedOn w:val="Normal"/>
    <w:pPr>
      <w:spacing w:after="0"/>
    </w:pPr>
    <w:rPr>
      <w:b/>
      <w:bCs/>
      <w:sz w:val="22"/>
      <w:szCs w:val="20"/>
    </w:rPr>
  </w:style>
  <w:style w:type="paragraph" w:customStyle="1" w:styleId="Style105ptBoldAfter0pt2">
    <w:name w:val="Style 10.5 pt Bold After:  0 pt2"/>
    <w:basedOn w:val="Normal"/>
    <w:pPr>
      <w:spacing w:after="0"/>
    </w:pPr>
    <w:rPr>
      <w:b/>
      <w:bCs/>
      <w:sz w:val="22"/>
      <w:szCs w:val="20"/>
    </w:rPr>
  </w:style>
  <w:style w:type="paragraph" w:styleId="BlockText">
    <w:name w:val="Block Text"/>
    <w:basedOn w:val="Normal"/>
    <w:pPr>
      <w:ind w:left="1440" w:right="1440"/>
    </w:pPr>
  </w:style>
  <w:style w:type="paragraph" w:styleId="BodyText2">
    <w:name w:val="Body Text 2"/>
    <w:basedOn w:val="Normal"/>
    <w:pPr>
      <w:spacing w:line="480" w:lineRule="auto"/>
    </w:pPr>
  </w:style>
  <w:style w:type="paragraph" w:styleId="BodyText3">
    <w:name w:val="Body Text 3"/>
    <w:basedOn w:val="Normal"/>
    <w:rPr>
      <w:sz w:val="16"/>
      <w:szCs w:val="16"/>
    </w:rPr>
  </w:style>
  <w:style w:type="paragraph" w:styleId="BodyTextFirstIndent">
    <w:name w:val="Body Text First Indent"/>
    <w:basedOn w:val="BodyText"/>
    <w:pPr>
      <w:ind w:firstLine="210"/>
    </w:pPr>
  </w:style>
  <w:style w:type="paragraph" w:styleId="BodyTextIndent">
    <w:name w:val="Body Text Indent"/>
    <w:basedOn w:val="Normal"/>
    <w:pPr>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line="480" w:lineRule="auto"/>
      <w:ind w:left="360"/>
    </w:pPr>
  </w:style>
  <w:style w:type="paragraph" w:styleId="BodyTextIndent3">
    <w:name w:val="Body Text Indent 3"/>
    <w:basedOn w:val="Normal"/>
    <w:pPr>
      <w:ind w:left="360"/>
    </w:pPr>
    <w:rPr>
      <w:sz w:val="16"/>
      <w:szCs w:val="16"/>
    </w:rPr>
  </w:style>
  <w:style w:type="paragraph" w:styleId="Closing">
    <w:name w:val="Closing"/>
    <w:basedOn w:val="Normal"/>
    <w:pPr>
      <w:ind w:left="4320"/>
    </w:pPr>
  </w:style>
  <w:style w:type="paragraph" w:styleId="Date">
    <w:name w:val="Date"/>
    <w:basedOn w:val="Normal"/>
    <w:next w:val="Normal"/>
  </w:style>
  <w:style w:type="paragraph" w:styleId="E-mailSignature">
    <w:name w:val="E-mail Signature"/>
    <w:basedOn w:val="Normal"/>
  </w:style>
  <w:style w:type="paragraph" w:styleId="EnvelopeAddress">
    <w:name w:val="envelope address"/>
    <w:basedOn w:val="Normal"/>
    <w:pPr>
      <w:ind w:left="2880"/>
    </w:pPr>
    <w:rPr>
      <w:rFonts w:ascii="Arial" w:hAnsi="Arial" w:cs="Arial"/>
    </w:rPr>
  </w:style>
  <w:style w:type="paragraph" w:styleId="EnvelopeReturn">
    <w:name w:val="envelope return"/>
    <w:basedOn w:val="Normal"/>
    <w:rPr>
      <w:rFonts w:ascii="Arial" w:hAnsi="Arial" w:cs="Arial"/>
      <w:sz w:val="20"/>
      <w:szCs w:val="20"/>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sz w:val="20"/>
      <w:szCs w:val="20"/>
    </w:rPr>
  </w:style>
  <w:style w:type="paragraph" w:styleId="ListBullet2">
    <w:name w:val="List Bullet 2"/>
    <w:basedOn w:val="Normal"/>
    <w:pPr>
      <w:numPr>
        <w:numId w:val="9"/>
      </w:numPr>
    </w:pPr>
  </w:style>
  <w:style w:type="paragraph" w:styleId="ListBullet3">
    <w:name w:val="List Bullet 3"/>
    <w:basedOn w:val="Normal"/>
    <w:pPr>
      <w:numPr>
        <w:numId w:val="8"/>
      </w:numPr>
    </w:pPr>
  </w:style>
  <w:style w:type="paragraph" w:styleId="ListBullet4">
    <w:name w:val="List Bullet 4"/>
    <w:basedOn w:val="Normal"/>
    <w:pPr>
      <w:numPr>
        <w:numId w:val="7"/>
      </w:numPr>
    </w:pPr>
  </w:style>
  <w:style w:type="paragraph" w:styleId="ListBullet5">
    <w:name w:val="List Bullet 5"/>
    <w:basedOn w:val="Normal"/>
    <w:pPr>
      <w:numPr>
        <w:numId w:val="6"/>
      </w:numPr>
    </w:pPr>
  </w:style>
  <w:style w:type="paragraph" w:styleId="ListBullet">
    <w:name w:val="List Bullet"/>
    <w:basedOn w:val="Normal"/>
    <w:pPr>
      <w:numPr>
        <w:numId w:val="11"/>
      </w:numPr>
    </w:pPr>
  </w:style>
  <w:style w:type="paragraph" w:styleId="ListContinue">
    <w:name w:val="List Continue"/>
    <w:basedOn w:val="Normal"/>
    <w:pPr>
      <w:ind w:left="360"/>
    </w:pPr>
  </w:style>
  <w:style w:type="paragraph" w:styleId="ListContinue2">
    <w:name w:val="List Continue 2"/>
    <w:basedOn w:val="Normal"/>
    <w:pPr>
      <w:ind w:left="720"/>
    </w:pPr>
  </w:style>
  <w:style w:type="paragraph" w:styleId="ListContinue3">
    <w:name w:val="List Continue 3"/>
    <w:basedOn w:val="Normal"/>
    <w:pPr>
      <w:ind w:left="1080"/>
    </w:pPr>
  </w:style>
  <w:style w:type="paragraph" w:styleId="ListContinue4">
    <w:name w:val="List Continue 4"/>
    <w:basedOn w:val="Normal"/>
    <w:pPr>
      <w:ind w:left="1440"/>
    </w:pPr>
  </w:style>
  <w:style w:type="paragraph" w:styleId="ListContinue5">
    <w:name w:val="List Continue 5"/>
    <w:basedOn w:val="Normal"/>
    <w:pPr>
      <w:ind w:left="1800"/>
    </w:pPr>
  </w:style>
  <w:style w:type="paragraph" w:styleId="ListNumber">
    <w:name w:val="List Number"/>
    <w:basedOn w:val="Normal"/>
    <w:pPr>
      <w:numPr>
        <w:numId w:val="10"/>
      </w:numPr>
    </w:pPr>
  </w:style>
  <w:style w:type="paragraph" w:styleId="ListNumber2">
    <w:name w:val="List Number 2"/>
    <w:basedOn w:val="Normal"/>
    <w:pPr>
      <w:numPr>
        <w:numId w:val="5"/>
      </w:numPr>
    </w:pPr>
  </w:style>
  <w:style w:type="paragraph" w:styleId="ListNumber3">
    <w:name w:val="List Number 3"/>
    <w:basedOn w:val="Normal"/>
    <w:pPr>
      <w:numPr>
        <w:numId w:val="4"/>
      </w:numPr>
    </w:pPr>
  </w:style>
  <w:style w:type="paragraph" w:styleId="ListNumber4">
    <w:name w:val="List Number 4"/>
    <w:basedOn w:val="Normal"/>
    <w:pPr>
      <w:numPr>
        <w:numId w:val="3"/>
      </w:numPr>
    </w:pPr>
  </w:style>
  <w:style w:type="paragraph" w:styleId="ListNumber5">
    <w:name w:val="List Number 5"/>
    <w:basedOn w:val="Normal"/>
    <w:pPr>
      <w:numPr>
        <w:numId w:val="2"/>
      </w:numPr>
    </w:pPr>
  </w:style>
  <w:style w:type="paragraph" w:styleId="MessageHeader">
    <w:name w:val="Message Header"/>
    <w:basedOn w:val="Normal"/>
    <w:pPr>
      <w:pBdr>
        <w:top w:val="single" w:sz="6" w:space="1" w:color="000000"/>
        <w:left w:val="single" w:sz="6" w:space="1" w:color="000000"/>
        <w:bottom w:val="single" w:sz="6" w:space="1" w:color="000000"/>
        <w:right w:val="single" w:sz="6" w:space="1" w:color="000000"/>
      </w:pBdr>
      <w:shd w:val="clear" w:color="auto" w:fill="CCCCCC"/>
      <w:ind w:left="1080" w:hanging="1080"/>
    </w:pPr>
    <w:rPr>
      <w:rFonts w:ascii="Arial" w:hAnsi="Arial" w:cs="Arial"/>
    </w:rPr>
  </w:style>
  <w:style w:type="paragraph" w:styleId="NormalWeb">
    <w:name w:val="Normal (Web)"/>
    <w:basedOn w:val="Normal"/>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cs="Courier New"/>
      <w:sz w:val="20"/>
      <w:szCs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next w:val="BodyText"/>
    <w:qFormat/>
    <w:pPr>
      <w:spacing w:after="60"/>
      <w:jc w:val="center"/>
    </w:pPr>
    <w:rPr>
      <w:rFonts w:ascii="Arial" w:hAnsi="Arial" w:cs="Arial"/>
    </w:rPr>
  </w:style>
  <w:style w:type="paragraph" w:styleId="Revision">
    <w:name w:val="Revision"/>
    <w:pPr>
      <w:suppressAutoHyphens/>
    </w:pPr>
    <w:rPr>
      <w:sz w:val="24"/>
      <w:szCs w:val="24"/>
      <w:lang w:eastAsia="zh-CN"/>
    </w:rPr>
  </w:style>
  <w:style w:type="paragraph" w:customStyle="1" w:styleId="HFWLevel1">
    <w:name w:val="HFW Level 1"/>
    <w:basedOn w:val="Normal"/>
    <w:pPr>
      <w:autoSpaceDE w:val="0"/>
      <w:spacing w:after="240"/>
      <w:ind w:left="720" w:hanging="720"/>
      <w:jc w:val="both"/>
    </w:pPr>
    <w:rPr>
      <w:rFonts w:eastAsia="SimSun"/>
      <w:lang w:val="en-GB"/>
    </w:rPr>
  </w:style>
  <w:style w:type="paragraph" w:styleId="ListParagraph">
    <w:name w:val="List Paragraph"/>
    <w:basedOn w:val="Normal"/>
    <w:qFormat/>
    <w:pPr>
      <w:spacing w:after="200" w:line="276" w:lineRule="auto"/>
      <w:ind w:left="720"/>
      <w:contextualSpacing/>
    </w:pPr>
    <w:rPr>
      <w:rFonts w:ascii="Calibri" w:eastAsia="Calibri" w:hAnsi="Calibri" w:cs="Calibri"/>
      <w:sz w:val="22"/>
      <w:szCs w:val="22"/>
    </w:rPr>
  </w:style>
  <w:style w:type="paragraph" w:customStyle="1" w:styleId="TableHead">
    <w:name w:val="TableHead"/>
    <w:basedOn w:val="Normal"/>
    <w:pPr>
      <w:spacing w:before="120"/>
      <w:jc w:val="center"/>
    </w:pPr>
    <w:rPr>
      <w:rFonts w:ascii="Arial" w:hAnsi="Arial" w:cs="Arial"/>
      <w:b/>
      <w:sz w:val="18"/>
      <w:szCs w:val="20"/>
    </w:rPr>
  </w:style>
  <w:style w:type="paragraph" w:customStyle="1" w:styleId="StyleHeading1Before0ptAfter6pt">
    <w:name w:val="Style Heading 1 + Before:  0 pt After:  6 pt"/>
    <w:basedOn w:val="Heading1"/>
    <w:pPr>
      <w:keepLines w:val="0"/>
      <w:numPr>
        <w:numId w:val="12"/>
      </w:numPr>
      <w:spacing w:after="120" w:line="240" w:lineRule="auto"/>
      <w:ind w:left="360" w:firstLine="0"/>
      <w:jc w:val="left"/>
    </w:pPr>
    <w:rPr>
      <w:rFonts w:ascii="Arial" w:hAnsi="Arial" w:cs="Times New Roman"/>
      <w:kern w:val="2"/>
      <w:sz w:val="28"/>
      <w:szCs w:val="20"/>
    </w:rPr>
  </w:style>
  <w:style w:type="paragraph" w:customStyle="1" w:styleId="StyleStyleHeading1Before0ptAfter6ptTimesNewRoma">
    <w:name w:val="Style Style Heading 1 + Before:  0 pt After:  6 pt + Times New Roma..."/>
    <w:basedOn w:val="StyleHeading1Before0ptAfter6pt"/>
    <w:pPr>
      <w:tabs>
        <w:tab w:val="left" w:pos="576"/>
      </w:tabs>
    </w:pPr>
    <w:rPr>
      <w:rFonts w:ascii="Times New Roman" w:hAnsi="Times New Roman"/>
      <w:sz w:val="24"/>
      <w:lang w:val="x-none"/>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Heading10">
    <w:name w:val="Heading 10"/>
    <w:basedOn w:val="Heading"/>
    <w:next w:val="BodyText"/>
    <w:pPr>
      <w:numPr>
        <w:ilvl w:val="8"/>
        <w:numId w:val="1"/>
      </w:numPr>
      <w:spacing w:before="60" w:after="60"/>
      <w:outlineLvl w:val="8"/>
    </w:pPr>
    <w:rPr>
      <w:sz w:val="21"/>
      <w:szCs w:val="21"/>
    </w:rPr>
  </w:style>
  <w:style w:type="character" w:styleId="UnresolvedMention">
    <w:name w:val="Unresolved Mention"/>
    <w:uiPriority w:val="99"/>
    <w:semiHidden/>
    <w:unhideWhenUsed/>
    <w:rsid w:val="00D732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lilly.com/suppliers/supplier-resources"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FCA906C68A484BB04125A6C5C46ED8" ma:contentTypeVersion="10" ma:contentTypeDescription="Create a new document." ma:contentTypeScope="" ma:versionID="284d0e2277211d0609ad19979379469c">
  <xsd:schema xmlns:xsd="http://www.w3.org/2001/XMLSchema" xmlns:xs="http://www.w3.org/2001/XMLSchema" xmlns:p="http://schemas.microsoft.com/office/2006/metadata/properties" xmlns:ns2="0a536d53-39b0-47d2-ac16-1c07f37b5861" xmlns:ns3="2a98c752-0eef-4981-8a27-d5cc6f1e8a84" targetNamespace="http://schemas.microsoft.com/office/2006/metadata/properties" ma:root="true" ma:fieldsID="aab9764ee981e10c9220fdc29280b7a6" ns2:_="" ns3:_="">
    <xsd:import namespace="0a536d53-39b0-47d2-ac16-1c07f37b5861"/>
    <xsd:import namespace="2a98c752-0eef-4981-8a27-d5cc6f1e8a8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536d53-39b0-47d2-ac16-1c07f37b58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a98c752-0eef-4981-8a27-d5cc6f1e8a8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2a98c752-0eef-4981-8a27-d5cc6f1e8a84">
      <UserInfo>
        <DisplayName/>
        <AccountId xsi:nil="true"/>
        <AccountType/>
      </UserInfo>
    </SharedWithUsers>
  </documentManagement>
</p:properties>
</file>

<file path=customXml/itemProps1.xml><?xml version="1.0" encoding="utf-8"?>
<ds:datastoreItem xmlns:ds="http://schemas.openxmlformats.org/officeDocument/2006/customXml" ds:itemID="{5DCF4504-DFB9-47C4-948E-75957CA5055C}">
  <ds:schemaRefs>
    <ds:schemaRef ds:uri="http://schemas.microsoft.com/sharepoint/v3/contenttype/forms"/>
  </ds:schemaRefs>
</ds:datastoreItem>
</file>

<file path=customXml/itemProps2.xml><?xml version="1.0" encoding="utf-8"?>
<ds:datastoreItem xmlns:ds="http://schemas.openxmlformats.org/officeDocument/2006/customXml" ds:itemID="{580485EF-0E05-45C2-9E10-EE01BAC26643}"/>
</file>

<file path=customXml/itemProps3.xml><?xml version="1.0" encoding="utf-8"?>
<ds:datastoreItem xmlns:ds="http://schemas.openxmlformats.org/officeDocument/2006/customXml" ds:itemID="{111530AF-5F96-44B3-A3C1-1F3DCD6ECF56}">
  <ds:schemaRefs>
    <ds:schemaRef ds:uri="http://schemas.microsoft.com/office/2006/metadata/properties"/>
    <ds:schemaRef ds:uri="http://schemas.microsoft.com/office/infopath/2007/PartnerControls"/>
    <ds:schemaRef ds:uri="ab77cb8d-0b87-47ff-b6c5-b5ec8dafabc2"/>
    <ds:schemaRef ds:uri="b43f9a1d-9055-47df-912e-9cf01840f814"/>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5</Pages>
  <Words>1828</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Short Form Non-HCP Consulting 3.6</vt:lpstr>
    </vt:vector>
  </TitlesOfParts>
  <Company/>
  <LinksUpToDate>false</LinksUpToDate>
  <CharactersWithSpaces>12230</CharactersWithSpaces>
  <SharedDoc>false</SharedDoc>
  <HLinks>
    <vt:vector size="12" baseType="variant">
      <vt:variant>
        <vt:i4>3866657</vt:i4>
      </vt:variant>
      <vt:variant>
        <vt:i4>3</vt:i4>
      </vt:variant>
      <vt:variant>
        <vt:i4>0</vt:i4>
      </vt:variant>
      <vt:variant>
        <vt:i4>5</vt:i4>
      </vt:variant>
      <vt:variant>
        <vt:lpwstr>https://www.lilly.com/suppliers/new-and-existing-suppliers/accounts-payable/invoicing-requirements</vt:lpwstr>
      </vt:variant>
      <vt:variant>
        <vt:lpwstr/>
      </vt:variant>
      <vt:variant>
        <vt:i4>7209018</vt:i4>
      </vt:variant>
      <vt:variant>
        <vt:i4>0</vt:i4>
      </vt:variant>
      <vt:variant>
        <vt:i4>0</vt:i4>
      </vt:variant>
      <vt:variant>
        <vt:i4>5</vt:i4>
      </vt:variant>
      <vt:variant>
        <vt:lpwstr>https://www.lilly.com/suppliers/accounts-payable/POTerms-and-Conditions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 Form Non-HCP Consulting 3.6</dc:title>
  <dc:subject/>
  <dc:creator>ntx3340</dc:creator>
  <cp:keywords/>
  <dc:description/>
  <cp:lastModifiedBy>Marcia A Hakala</cp:lastModifiedBy>
  <cp:revision>41</cp:revision>
  <cp:lastPrinted>2015-08-18T11:53:00Z</cp:lastPrinted>
  <dcterms:created xsi:type="dcterms:W3CDTF">2024-02-29T17:47:00Z</dcterms:created>
  <dcterms:modified xsi:type="dcterms:W3CDTF">2024-02-29T19:38:00Z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Level">
    <vt:lpwstr/>
  </property>
  <property fmtid="{D5CDD505-2E9C-101B-9397-08002B2CF9AE}" pid="3" name="Assigned To">
    <vt:lpwstr/>
  </property>
  <property fmtid="{D5CDD505-2E9C-101B-9397-08002B2CF9AE}" pid="4" name="Categories">
    <vt:lpwstr/>
  </property>
  <property fmtid="{D5CDD505-2E9C-101B-9397-08002B2CF9AE}" pid="5" name="Category">
    <vt:lpwstr>MPT</vt:lpwstr>
  </property>
  <property fmtid="{D5CDD505-2E9C-101B-9397-08002B2CF9AE}" pid="6" name="Change Verified">
    <vt:lpwstr>0</vt:lpwstr>
  </property>
  <property fmtid="{D5CDD505-2E9C-101B-9397-08002B2CF9AE}" pid="7" name="Clause Change Made">
    <vt:lpwstr>0</vt:lpwstr>
  </property>
  <property fmtid="{D5CDD505-2E9C-101B-9397-08002B2CF9AE}" pid="8" name="Clause Change Needed">
    <vt:lpwstr>0</vt:lpwstr>
  </property>
  <property fmtid="{D5CDD505-2E9C-101B-9397-08002B2CF9AE}" pid="9" name="Comments">
    <vt:lpwstr/>
  </property>
  <property fmtid="{D5CDD505-2E9C-101B-9397-08002B2CF9AE}" pid="10" name="Component">
    <vt:lpwstr>Multi</vt:lpwstr>
  </property>
  <property fmtid="{D5CDD505-2E9C-101B-9397-08002B2CF9AE}" pid="11" name="ContentTypeId">
    <vt:lpwstr>0x0101005CFCA906C68A484BB04125A6C5C46ED8</vt:lpwstr>
  </property>
  <property fmtid="{D5CDD505-2E9C-101B-9397-08002B2CF9AE}" pid="12" name="Corrections Made">
    <vt:lpwstr>0</vt:lpwstr>
  </property>
  <property fmtid="{D5CDD505-2E9C-101B-9397-08002B2CF9AE}" pid="13" name="Corrections Needed">
    <vt:lpwstr>0</vt:lpwstr>
  </property>
  <property fmtid="{D5CDD505-2E9C-101B-9397-08002B2CF9AE}" pid="14" name="Description0">
    <vt:lpwstr>Short Form Consulting (Non-HCP) Agreement 3.6</vt:lpwstr>
  </property>
  <property fmtid="{D5CDD505-2E9C-101B-9397-08002B2CF9AE}" pid="15" name="EnterpriseDocumentLanguage">
    <vt:lpwstr>2;#eng|39540796-0396-4e54-afe9-a602f28bbe8f</vt:lpwstr>
  </property>
  <property fmtid="{D5CDD505-2E9C-101B-9397-08002B2CF9AE}" pid="16" name="EnterpriseDocumentLanguageTaxHTField0">
    <vt:lpwstr>eng|39540796-0396-4e54-afe9-a602f28bbe8f</vt:lpwstr>
  </property>
  <property fmtid="{D5CDD505-2E9C-101B-9397-08002B2CF9AE}" pid="17" name="EnterpriseRecordSeriesCode">
    <vt:lpwstr>1;#ADM130|70dc3311-3e76-421c-abfa-d108df48853c</vt:lpwstr>
  </property>
  <property fmtid="{D5CDD505-2E9C-101B-9397-08002B2CF9AE}" pid="18" name="EnterpriseRecordSeriesCodeTaxHTField0">
    <vt:lpwstr>ADM130|70dc3311-3e76-421c-abfa-d108df48853c</vt:lpwstr>
  </property>
  <property fmtid="{D5CDD505-2E9C-101B-9397-08002B2CF9AE}" pid="19" name="EnterpriseSensitivityClassification">
    <vt:lpwstr>3;#GREEN|ec74153f-63be-46a4-ae5f-1b86c809897d</vt:lpwstr>
  </property>
  <property fmtid="{D5CDD505-2E9C-101B-9397-08002B2CF9AE}" pid="20" name="EnterpriseSensitivityClassificationTaxHTField0">
    <vt:lpwstr>GREEN|ec74153f-63be-46a4-ae5f-1b86c809897d</vt:lpwstr>
  </property>
  <property fmtid="{D5CDD505-2E9C-101B-9397-08002B2CF9AE}" pid="21" name="In SAP eSourcing?">
    <vt:lpwstr>No</vt:lpwstr>
  </property>
  <property fmtid="{D5CDD505-2E9C-101B-9397-08002B2CF9AE}" pid="22" name="Item Number">
    <vt:lpwstr/>
  </property>
  <property fmtid="{D5CDD505-2E9C-101B-9397-08002B2CF9AE}" pid="23" name="Keywords">
    <vt:lpwstr/>
  </property>
  <property fmtid="{D5CDD505-2E9C-101B-9397-08002B2CF9AE}" pid="24" name="Language">
    <vt:lpwstr>eng</vt:lpwstr>
  </property>
  <property fmtid="{D5CDD505-2E9C-101B-9397-08002B2CF9AE}" pid="25" name="MPTCategory">
    <vt:lpwstr>MPT Contract Templates</vt:lpwstr>
  </property>
  <property fmtid="{D5CDD505-2E9C-101B-9397-08002B2CF9AE}" pid="26" name="Order">
    <vt:r8>6400</vt:r8>
  </property>
  <property fmtid="{D5CDD505-2E9C-101B-9397-08002B2CF9AE}" pid="27" name="RecordSeries">
    <vt:lpwstr>ADM130</vt:lpwstr>
  </property>
  <property fmtid="{D5CDD505-2E9C-101B-9397-08002B2CF9AE}" pid="28" name="SensitivityClassification">
    <vt:lpwstr>GREEN</vt:lpwstr>
  </property>
  <property fmtid="{D5CDD505-2E9C-101B-9397-08002B2CF9AE}" pid="29" name="Status">
    <vt:lpwstr>Submitted for Upload</vt:lpwstr>
  </property>
  <property fmtid="{D5CDD505-2E9C-101B-9397-08002B2CF9AE}" pid="30" name="Subject">
    <vt:lpwstr/>
  </property>
  <property fmtid="{D5CDD505-2E9C-101B-9397-08002B2CF9AE}" pid="31" name="Template Type">
    <vt:lpwstr>SPA</vt:lpwstr>
  </property>
  <property fmtid="{D5CDD505-2E9C-101B-9397-08002B2CF9AE}" pid="32" name="Template Version">
    <vt:lpwstr>3.6</vt:lpwstr>
  </property>
  <property fmtid="{D5CDD505-2E9C-101B-9397-08002B2CF9AE}" pid="33" name="Updated MPT Uploaded">
    <vt:lpwstr>0</vt:lpwstr>
  </property>
  <property fmtid="{D5CDD505-2E9C-101B-9397-08002B2CF9AE}" pid="34" name="_Author">
    <vt:lpwstr>ntx3340</vt:lpwstr>
  </property>
  <property fmtid="{D5CDD505-2E9C-101B-9397-08002B2CF9AE}" pid="35" name="_Category">
    <vt:lpwstr/>
  </property>
  <property fmtid="{D5CDD505-2E9C-101B-9397-08002B2CF9AE}" pid="36" name="_Comments">
    <vt:lpwstr/>
  </property>
  <property fmtid="{D5CDD505-2E9C-101B-9397-08002B2CF9AE}" pid="37" name="_DocHome">
    <vt:lpwstr/>
  </property>
  <property fmtid="{D5CDD505-2E9C-101B-9397-08002B2CF9AE}" pid="38" name="MediaServiceImageTags">
    <vt:lpwstr/>
  </property>
  <property fmtid="{D5CDD505-2E9C-101B-9397-08002B2CF9AE}" pid="39" name="xd_ProgID">
    <vt:lpwstr/>
  </property>
  <property fmtid="{D5CDD505-2E9C-101B-9397-08002B2CF9AE}" pid="40" name="_SourceUrl">
    <vt:lpwstr/>
  </property>
  <property fmtid="{D5CDD505-2E9C-101B-9397-08002B2CF9AE}" pid="41" name="_SharedFileIndex">
    <vt:lpwstr/>
  </property>
  <property fmtid="{D5CDD505-2E9C-101B-9397-08002B2CF9AE}" pid="42" name="ComplianceAssetId">
    <vt:lpwstr/>
  </property>
  <property fmtid="{D5CDD505-2E9C-101B-9397-08002B2CF9AE}" pid="43" name="TemplateUrl">
    <vt:lpwstr/>
  </property>
  <property fmtid="{D5CDD505-2E9C-101B-9397-08002B2CF9AE}" pid="44" name="Completed">
    <vt:bool>true</vt:bool>
  </property>
  <property fmtid="{D5CDD505-2E9C-101B-9397-08002B2CF9AE}" pid="45" name="_ExtendedDescription">
    <vt:lpwstr/>
  </property>
  <property fmtid="{D5CDD505-2E9C-101B-9397-08002B2CF9AE}" pid="46" name="TriggerFlowInfo">
    <vt:lpwstr/>
  </property>
  <property fmtid="{D5CDD505-2E9C-101B-9397-08002B2CF9AE}" pid="47" name="xd_Signature">
    <vt:bool>false</vt:bool>
  </property>
</Properties>
</file>